
<file path=[Content_Types].xml><?xml version="1.0" encoding="utf-8"?>
<Types xmlns="http://schemas.openxmlformats.org/package/2006/content-types">
  <Default Extension="xml" ContentType="application/vnd.openxmlformats-package.core-properties+xml"/>
  <Default Extension="rels" ContentType="application/vnd.openxmlformats-package.relationships+xml"/>
  <Override PartName="/word/webextensions/taskpanes.xml" ContentType="application/vnd.ms-office.webextensiontaskpanes+xml"/>
  <Override PartName="/word/webextensions/webextension1.xml" ContentType="application/vnd.ms-office.webextension+xml"/>
  <Override PartName="/word/document.xml" ContentType="application/vnd.openxmlformats-officedocument.wordprocessingml.document.main+xml"/>
  <Override PartName="/word/comments.xml" ContentType="application/vnd.openxmlformats-officedocument.wordprocessingml.comments+xml"/>
  <Override PartName="/word/fontTable.xml" ContentType="application/vnd.openxmlformats-officedocument.wordprocessingml.fontTable+xml"/>
  <Override PartName="/word/styles.xml" ContentType="application/vnd.openxmlformats-officedocument.wordprocessingml.styl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customXml/item1.xml" ContentType="application/xml"/>
  <Override PartName="/customXml/itemProps1.xml" ContentType="application/vnd.openxmlformats-officedocument.customXmlProperties+xml"/>
  <Override PartName="/word/footnotes.xml" ContentType="application/vnd.openxmlformats-officedocument.wordprocessingml.footnotes+xml"/>
  <Override PartName="/word/commentsExtensible.xml" ContentType="application/vnd.openxmlformats-officedocument.wordprocessingml.commentsExtensible+xml"/>
  <Override PartName="/word/webSettings.xml" ContentType="application/vnd.openxmlformats-officedocument.wordprocessingml.webSettings+xml"/>
  <Override PartName="/word/theme/theme1.xml" ContentType="application/vnd.openxmlformats-officedocument.theme+xml"/>
  <Override PartName="/word/commentsIds.xml" ContentType="application/vnd.openxmlformats-officedocument.wordprocessingml.commentsIds+xml"/>
  <Override PartName="/word/settings.xml" ContentType="application/vnd.openxmlformats-officedocument.wordprocessingml.settings+xml"/>
  <Override PartName="/word/commentsExtended.xml" ContentType="application/vnd.openxmlformats-officedocument.wordprocessingml.commentsExtended+xml"/>
  <Override PartName="/word/people.xml" ContentType="application/vnd.openxmlformats-officedocument.wordprocessingml.peopl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microsoft.com/office/2011/relationships/webextensiontaskpanes" Target="/word/webextensions/taskpanes.xml" Id="rId2" /><Relationship Type="http://schemas.openxmlformats.org/officeDocument/2006/relationships/officeDocument" Target="/word/document.xml" Id="rId1" /><Relationship Type="http://schemas.openxmlformats.org/officeDocument/2006/relationships/extended-properties" Target="/docProps/app.xml" Id="rId4" /></Relationships>
</file>

<file path=word/document.xml><?xml version="1.0" encoding="utf-8"?>
<w:document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E7E07" w:rsidRDefault="00D4478F" w14:paraId="1EF6D52F" w14:textId="77777777">
      <w:pPr>
        <w:spacing w:after="240" w:line="276" w:lineRule="auto"/>
        <w:rPr>
          <w:rFonts w:eastAsia="Inter"/>
          <w:b/>
          <w:sz w:val="48"/>
          <w:szCs w:val="48"/>
          <w:lang w:val="en" w:eastAsia="en-US"/>
        </w:rPr>
      </w:pPr>
      <w:r>
        <w:rPr>
          <w:rFonts w:eastAsia="Inter"/>
          <w:b/>
          <w:sz w:val="48"/>
          <w:szCs w:val="48"/>
          <w:lang w:val="en" w:eastAsia="en-US"/>
        </w:rPr>
        <w:t>Mal + Rain | Card Issuing and Program Management Agreement</w:t>
      </w:r>
    </w:p>
    <w:tbl>
      <w:tblPr>
        <w:tblStyle w:val="StGen0"/>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2808"/>
        <w:gridCol w:w="6552"/>
      </w:tblGrid>
      <w:tr w:rsidR="009E7E07" w14:paraId="33C31D59" w14:textId="77777777">
        <w:tc>
          <w:tcPr>
            <w:tcW w:w="2808" w:type="dxa"/>
            <w:shd w:val="clear" w:color="auto" w:fill="F3F4F6"/>
            <w:tcMar>
              <w:top w:w="120" w:type="dxa"/>
              <w:left w:w="120" w:type="dxa"/>
              <w:bottom w:w="120" w:type="dxa"/>
              <w:right w:w="120" w:type="dxa"/>
            </w:tcMar>
          </w:tcPr>
          <w:p w:rsidR="009E7E07" w:rsidRDefault="00D4478F" w14:paraId="12DDCEEC" w14:textId="77777777">
            <w:pPr>
              <w:pBdr>
                <w:top w:val="none" w:color="000000" w:sz="4" w:space="0"/>
                <w:left w:val="none" w:color="000000" w:sz="4" w:space="0"/>
                <w:bottom w:val="none" w:color="000000" w:sz="4" w:space="0"/>
                <w:right w:val="none" w:color="000000" w:sz="4" w:space="0"/>
                <w:between w:val="none" w:color="000000" w:sz="4" w:space="0"/>
              </w:pBdr>
              <w:spacing w:line="275" w:lineRule="auto"/>
              <w:rPr>
                <w:b/>
                <w:bCs/>
                <w:color w:val="000000"/>
              </w:rPr>
            </w:pPr>
            <w:r>
              <w:rPr>
                <w:b/>
                <w:bCs/>
                <w:color w:val="000000"/>
              </w:rPr>
              <w:t>Partner legal name:</w:t>
            </w:r>
          </w:p>
        </w:tc>
        <w:tc>
          <w:tcPr>
            <w:tcW w:w="6552" w:type="dxa"/>
            <w:tcMar>
              <w:top w:w="120" w:type="dxa"/>
              <w:left w:w="120" w:type="dxa"/>
              <w:bottom w:w="120" w:type="dxa"/>
              <w:right w:w="120" w:type="dxa"/>
            </w:tcMar>
          </w:tcPr>
          <w:p w:rsidR="009E7E07" w:rsidRDefault="00D4478F" w14:paraId="6257F658" w14:textId="301979CC">
            <w:pPr>
              <w:pBdr>
                <w:top w:val="none" w:color="000000" w:sz="4" w:space="0"/>
                <w:left w:val="none" w:color="000000" w:sz="4" w:space="0"/>
                <w:bottom w:val="none" w:color="000000" w:sz="4" w:space="0"/>
                <w:right w:val="none" w:color="000000" w:sz="4" w:space="0"/>
                <w:between w:val="none" w:color="000000" w:sz="4" w:space="0"/>
              </w:pBdr>
              <w:spacing w:line="275" w:lineRule="auto"/>
              <w:rPr>
                <w:color w:val="000000"/>
              </w:rPr>
            </w:pPr>
            <w:r>
              <w:rPr>
                <w:color w:val="000000"/>
              </w:rPr>
              <w:t>Mal Digital Ltd</w:t>
            </w:r>
            <w:ins w:author="TKeppler" w:date="2026-06-15T09:27:00Z" w:id="0">
              <w:r>
                <w:rPr>
                  <w:color w:val="000000"/>
                </w:rPr>
                <w:t xml:space="preserve"> </w:t>
              </w:r>
            </w:ins>
          </w:p>
        </w:tc>
      </w:tr>
      <w:tr w:rsidR="009E7E07" w14:paraId="5F49BC77" w14:textId="77777777">
        <w:tc>
          <w:tcPr>
            <w:tcW w:w="2808" w:type="dxa"/>
            <w:shd w:val="clear" w:color="auto" w:fill="F3F4F6"/>
            <w:tcMar>
              <w:top w:w="120" w:type="dxa"/>
              <w:left w:w="120" w:type="dxa"/>
              <w:bottom w:w="120" w:type="dxa"/>
              <w:right w:w="120" w:type="dxa"/>
            </w:tcMar>
          </w:tcPr>
          <w:p w:rsidR="009E7E07" w:rsidRDefault="00D4478F" w14:paraId="05658231" w14:textId="77777777">
            <w:pPr>
              <w:pBdr>
                <w:top w:val="none" w:color="000000" w:sz="4" w:space="0"/>
                <w:left w:val="none" w:color="000000" w:sz="4" w:space="0"/>
                <w:bottom w:val="none" w:color="000000" w:sz="4" w:space="0"/>
                <w:right w:val="none" w:color="000000" w:sz="4" w:space="0"/>
                <w:between w:val="none" w:color="000000" w:sz="4" w:space="0"/>
              </w:pBdr>
              <w:spacing w:line="275" w:lineRule="auto"/>
              <w:rPr>
                <w:b/>
                <w:bCs/>
                <w:color w:val="000000"/>
              </w:rPr>
            </w:pPr>
            <w:r>
              <w:rPr>
                <w:b/>
                <w:bCs/>
                <w:color w:val="000000"/>
              </w:rPr>
              <w:t>Partner contact details:</w:t>
            </w:r>
          </w:p>
        </w:tc>
        <w:tc>
          <w:tcPr>
            <w:tcW w:w="6552" w:type="dxa"/>
            <w:tcMar>
              <w:top w:w="120" w:type="dxa"/>
              <w:left w:w="120" w:type="dxa"/>
              <w:bottom w:w="120" w:type="dxa"/>
              <w:right w:w="120" w:type="dxa"/>
            </w:tcMar>
          </w:tcPr>
          <w:p w:rsidR="009E7E07" w:rsidRDefault="00D4478F" w14:paraId="2240389E" w14:textId="77777777">
            <w:pPr>
              <w:pBdr>
                <w:top w:val="none" w:color="000000" w:sz="4" w:space="0"/>
                <w:left w:val="none" w:color="000000" w:sz="4" w:space="0"/>
                <w:bottom w:val="none" w:color="000000" w:sz="4" w:space="0"/>
                <w:right w:val="none" w:color="000000" w:sz="4" w:space="0"/>
                <w:between w:val="none" w:color="000000" w:sz="4" w:space="0"/>
              </w:pBdr>
              <w:spacing w:line="275" w:lineRule="auto"/>
              <w:rPr>
                <w:color w:val="000000"/>
              </w:rPr>
            </w:pPr>
            <w:r>
              <w:rPr>
                <w:color w:val="000000"/>
              </w:rPr>
              <w:t>Loay Osama</w:t>
            </w:r>
          </w:p>
          <w:p w:rsidR="009E7E07" w:rsidRDefault="00D4478F" w14:paraId="14C8BC53" w14:textId="77777777">
            <w:pPr>
              <w:pBdr>
                <w:top w:val="none" w:color="000000" w:sz="4" w:space="0"/>
                <w:left w:val="none" w:color="000000" w:sz="4" w:space="0"/>
                <w:bottom w:val="none" w:color="000000" w:sz="4" w:space="0"/>
                <w:right w:val="none" w:color="000000" w:sz="4" w:space="0"/>
                <w:between w:val="none" w:color="000000" w:sz="4" w:space="0"/>
              </w:pBdr>
              <w:spacing w:line="275" w:lineRule="auto"/>
              <w:rPr>
                <w:color w:val="000000"/>
              </w:rPr>
            </w:pPr>
            <w:r>
              <w:rPr>
                <w:color w:val="000000"/>
              </w:rPr>
              <w:t>loay.malahmeh@mal.ai</w:t>
            </w:r>
          </w:p>
        </w:tc>
      </w:tr>
      <w:tr w:rsidR="009E7E07" w14:paraId="2AD018F8" w14:textId="77777777">
        <w:tc>
          <w:tcPr>
            <w:tcW w:w="2808" w:type="dxa"/>
            <w:shd w:val="clear" w:color="auto" w:fill="F3F4F6"/>
            <w:tcMar>
              <w:top w:w="120" w:type="dxa"/>
              <w:left w:w="120" w:type="dxa"/>
              <w:bottom w:w="120" w:type="dxa"/>
              <w:right w:w="120" w:type="dxa"/>
            </w:tcMar>
          </w:tcPr>
          <w:p w:rsidR="009E7E07" w:rsidRDefault="00D4478F" w14:paraId="77B21BB7" w14:textId="77777777">
            <w:pPr>
              <w:pBdr>
                <w:top w:val="none" w:color="000000" w:sz="4" w:space="0"/>
                <w:left w:val="none" w:color="000000" w:sz="4" w:space="0"/>
                <w:bottom w:val="none" w:color="000000" w:sz="4" w:space="0"/>
                <w:right w:val="none" w:color="000000" w:sz="4" w:space="0"/>
                <w:between w:val="none" w:color="000000" w:sz="4" w:space="0"/>
              </w:pBdr>
              <w:spacing w:line="275" w:lineRule="auto"/>
              <w:rPr>
                <w:b/>
                <w:bCs/>
                <w:color w:val="000000"/>
              </w:rPr>
            </w:pPr>
            <w:r>
              <w:rPr>
                <w:b/>
                <w:bCs/>
                <w:color w:val="000000"/>
              </w:rPr>
              <w:t>Signify contact person:</w:t>
            </w:r>
          </w:p>
        </w:tc>
        <w:tc>
          <w:tcPr>
            <w:tcW w:w="6552" w:type="dxa"/>
            <w:tcMar>
              <w:top w:w="120" w:type="dxa"/>
              <w:left w:w="120" w:type="dxa"/>
              <w:bottom w:w="120" w:type="dxa"/>
              <w:right w:w="120" w:type="dxa"/>
            </w:tcMar>
          </w:tcPr>
          <w:p w:rsidR="009E7E07" w:rsidRDefault="00D4478F" w14:paraId="06DE4162" w14:textId="77777777">
            <w:pPr>
              <w:pBdr>
                <w:top w:val="none" w:color="000000" w:sz="4" w:space="0"/>
                <w:left w:val="none" w:color="000000" w:sz="4" w:space="0"/>
                <w:bottom w:val="none" w:color="000000" w:sz="4" w:space="0"/>
                <w:right w:val="none" w:color="000000" w:sz="4" w:space="0"/>
                <w:between w:val="none" w:color="000000" w:sz="4" w:space="0"/>
              </w:pBdr>
              <w:spacing w:line="275" w:lineRule="auto"/>
              <w:rPr>
                <w:color w:val="000000"/>
              </w:rPr>
            </w:pPr>
            <w:r>
              <w:rPr>
                <w:color w:val="000000"/>
              </w:rPr>
              <w:t>Kay Galarza</w:t>
            </w:r>
          </w:p>
          <w:p w:rsidR="009E7E07" w:rsidRDefault="00D4478F" w14:paraId="177EF07F" w14:textId="77777777">
            <w:pPr>
              <w:pBdr>
                <w:top w:val="none" w:color="000000" w:sz="4" w:space="0"/>
                <w:left w:val="none" w:color="000000" w:sz="4" w:space="0"/>
                <w:bottom w:val="none" w:color="000000" w:sz="4" w:space="0"/>
                <w:right w:val="none" w:color="000000" w:sz="4" w:space="0"/>
                <w:between w:val="none" w:color="000000" w:sz="4" w:space="0"/>
              </w:pBdr>
              <w:spacing w:line="275" w:lineRule="auto"/>
              <w:rPr>
                <w:color w:val="000000"/>
              </w:rPr>
            </w:pPr>
            <w:r>
              <w:rPr>
                <w:color w:val="000000"/>
              </w:rPr>
              <w:t>kay@rain.xyz</w:t>
            </w:r>
          </w:p>
        </w:tc>
      </w:tr>
      <w:tr w:rsidR="009E7E07" w14:paraId="0C5A9F9D" w14:textId="77777777">
        <w:tc>
          <w:tcPr>
            <w:tcW w:w="2808" w:type="dxa"/>
            <w:shd w:val="clear" w:color="auto" w:fill="F3F4F6"/>
            <w:tcMar>
              <w:top w:w="120" w:type="dxa"/>
              <w:left w:w="120" w:type="dxa"/>
              <w:bottom w:w="120" w:type="dxa"/>
              <w:right w:w="120" w:type="dxa"/>
            </w:tcMar>
          </w:tcPr>
          <w:p w:rsidR="009E7E07" w:rsidRDefault="00D4478F" w14:paraId="65505751" w14:textId="77777777">
            <w:pPr>
              <w:pBdr>
                <w:top w:val="none" w:color="000000" w:sz="4" w:space="0"/>
                <w:left w:val="none" w:color="000000" w:sz="4" w:space="0"/>
                <w:bottom w:val="none" w:color="000000" w:sz="4" w:space="0"/>
                <w:right w:val="none" w:color="000000" w:sz="4" w:space="0"/>
                <w:between w:val="none" w:color="000000" w:sz="4" w:space="0"/>
              </w:pBdr>
              <w:spacing w:line="275" w:lineRule="auto"/>
              <w:rPr>
                <w:b/>
                <w:bCs/>
                <w:color w:val="000000"/>
              </w:rPr>
            </w:pPr>
            <w:r>
              <w:rPr>
                <w:b/>
                <w:bCs/>
                <w:color w:val="000000"/>
              </w:rPr>
              <w:t>Proposal Issue Date:</w:t>
            </w:r>
          </w:p>
        </w:tc>
        <w:tc>
          <w:tcPr>
            <w:tcW w:w="6552" w:type="dxa"/>
            <w:tcMar>
              <w:top w:w="120" w:type="dxa"/>
              <w:left w:w="120" w:type="dxa"/>
              <w:bottom w:w="120" w:type="dxa"/>
              <w:right w:w="120" w:type="dxa"/>
            </w:tcMar>
          </w:tcPr>
          <w:p w:rsidR="009E7E07" w:rsidRDefault="002C3F94" w14:paraId="5632B1E4" w14:textId="26027940">
            <w:pPr>
              <w:pBdr>
                <w:top w:val="none" w:color="000000" w:sz="4" w:space="0"/>
                <w:left w:val="none" w:color="000000" w:sz="4" w:space="0"/>
                <w:bottom w:val="none" w:color="000000" w:sz="4" w:space="0"/>
                <w:right w:val="none" w:color="000000" w:sz="4" w:space="0"/>
                <w:between w:val="none" w:color="000000" w:sz="4" w:space="0"/>
              </w:pBdr>
              <w:spacing w:line="275" w:lineRule="auto"/>
              <w:rPr>
                <w:color w:val="000000"/>
              </w:rPr>
            </w:pPr>
            <w:r>
              <w:rPr>
                <w:color w:val="000000"/>
              </w:rPr>
              <w:t>June 22</w:t>
            </w:r>
            <w:r w:rsidR="00D4478F">
              <w:rPr>
                <w:color w:val="000000"/>
              </w:rPr>
              <w:t>, 2026</w:t>
            </w:r>
          </w:p>
        </w:tc>
      </w:tr>
      <w:tr w:rsidR="009E7E07" w14:paraId="0BAA0262" w14:textId="77777777">
        <w:tc>
          <w:tcPr>
            <w:tcW w:w="2808" w:type="dxa"/>
            <w:shd w:val="clear" w:color="auto" w:fill="F3F4F6"/>
            <w:tcMar>
              <w:top w:w="120" w:type="dxa"/>
              <w:left w:w="120" w:type="dxa"/>
              <w:bottom w:w="120" w:type="dxa"/>
              <w:right w:w="120" w:type="dxa"/>
            </w:tcMar>
          </w:tcPr>
          <w:p w:rsidR="009E7E07" w:rsidRDefault="00D4478F" w14:paraId="1EC5C4E0" w14:textId="77777777">
            <w:pPr>
              <w:pBdr>
                <w:top w:val="none" w:color="000000" w:sz="4" w:space="0"/>
                <w:left w:val="none" w:color="000000" w:sz="4" w:space="0"/>
                <w:bottom w:val="none" w:color="000000" w:sz="4" w:space="0"/>
                <w:right w:val="none" w:color="000000" w:sz="4" w:space="0"/>
                <w:between w:val="none" w:color="000000" w:sz="4" w:space="0"/>
              </w:pBdr>
              <w:spacing w:line="275" w:lineRule="auto"/>
              <w:rPr>
                <w:b/>
                <w:bCs/>
                <w:color w:val="000000"/>
              </w:rPr>
            </w:pPr>
            <w:r>
              <w:rPr>
                <w:b/>
                <w:bCs/>
                <w:color w:val="000000"/>
              </w:rPr>
              <w:t>Proposal Validity Period:</w:t>
            </w:r>
          </w:p>
        </w:tc>
        <w:tc>
          <w:tcPr>
            <w:tcW w:w="6552" w:type="dxa"/>
            <w:tcMar>
              <w:top w:w="120" w:type="dxa"/>
              <w:left w:w="120" w:type="dxa"/>
              <w:bottom w:w="120" w:type="dxa"/>
              <w:right w:w="120" w:type="dxa"/>
            </w:tcMar>
          </w:tcPr>
          <w:p w:rsidR="009E7E07" w:rsidRDefault="00D4478F" w14:paraId="241E7A5A" w14:textId="77777777">
            <w:pPr>
              <w:pBdr>
                <w:top w:val="none" w:color="000000" w:sz="4" w:space="0"/>
                <w:left w:val="none" w:color="000000" w:sz="4" w:space="0"/>
                <w:bottom w:val="none" w:color="000000" w:sz="4" w:space="0"/>
                <w:right w:val="none" w:color="000000" w:sz="4" w:space="0"/>
                <w:between w:val="none" w:color="000000" w:sz="4" w:space="0"/>
              </w:pBdr>
              <w:spacing w:line="275" w:lineRule="auto"/>
              <w:rPr>
                <w:color w:val="000000"/>
              </w:rPr>
            </w:pPr>
            <w:r>
              <w:rPr>
                <w:color w:val="000000"/>
              </w:rPr>
              <w:t>30 Days from Proposal Issue Date</w:t>
            </w:r>
          </w:p>
        </w:tc>
      </w:tr>
      <w:tr w:rsidR="009E7E07" w14:paraId="142A33DC" w14:textId="77777777">
        <w:tc>
          <w:tcPr>
            <w:tcW w:w="2808" w:type="dxa"/>
            <w:shd w:val="clear" w:color="auto" w:fill="F3F4F6"/>
            <w:tcMar>
              <w:top w:w="120" w:type="dxa"/>
              <w:left w:w="120" w:type="dxa"/>
              <w:bottom w:w="120" w:type="dxa"/>
              <w:right w:w="120" w:type="dxa"/>
            </w:tcMar>
          </w:tcPr>
          <w:p w:rsidR="009E7E07" w:rsidRDefault="00D4478F" w14:paraId="3B20A7DA" w14:textId="77777777">
            <w:pPr>
              <w:pBdr>
                <w:top w:val="none" w:color="000000" w:sz="4" w:space="0"/>
                <w:left w:val="none" w:color="000000" w:sz="4" w:space="0"/>
                <w:bottom w:val="none" w:color="000000" w:sz="4" w:space="0"/>
                <w:right w:val="none" w:color="000000" w:sz="4" w:space="0"/>
                <w:between w:val="none" w:color="000000" w:sz="4" w:space="0"/>
              </w:pBdr>
              <w:spacing w:line="275" w:lineRule="auto"/>
              <w:rPr>
                <w:b/>
                <w:bCs/>
                <w:color w:val="000000"/>
              </w:rPr>
            </w:pPr>
            <w:r>
              <w:rPr>
                <w:b/>
                <w:bCs/>
                <w:color w:val="000000"/>
              </w:rPr>
              <w:t>Agreement Effective Date:</w:t>
            </w:r>
          </w:p>
        </w:tc>
        <w:tc>
          <w:tcPr>
            <w:tcW w:w="6552" w:type="dxa"/>
            <w:tcMar>
              <w:top w:w="120" w:type="dxa"/>
              <w:left w:w="120" w:type="dxa"/>
              <w:bottom w:w="120" w:type="dxa"/>
              <w:right w:w="120" w:type="dxa"/>
            </w:tcMar>
          </w:tcPr>
          <w:p w:rsidR="009E7E07" w:rsidRDefault="00D4478F" w14:paraId="6ED42BE9" w14:textId="77777777">
            <w:pPr>
              <w:pBdr>
                <w:top w:val="none" w:color="000000" w:sz="4" w:space="0"/>
                <w:left w:val="none" w:color="000000" w:sz="4" w:space="0"/>
                <w:bottom w:val="none" w:color="000000" w:sz="4" w:space="0"/>
                <w:right w:val="none" w:color="000000" w:sz="4" w:space="0"/>
                <w:between w:val="none" w:color="000000" w:sz="4" w:space="0"/>
              </w:pBdr>
              <w:spacing w:line="275" w:lineRule="auto"/>
              <w:rPr>
                <w:color w:val="000000"/>
              </w:rPr>
            </w:pPr>
            <w:r>
              <w:rPr>
                <w:color w:val="000000"/>
              </w:rPr>
              <w:t>Date of Last Signature Below</w:t>
            </w:r>
          </w:p>
        </w:tc>
      </w:tr>
      <w:tr w:rsidR="009E7E07" w14:paraId="321432A0" w14:textId="77777777">
        <w:tc>
          <w:tcPr>
            <w:tcW w:w="2808" w:type="dxa"/>
            <w:shd w:val="clear" w:color="auto" w:fill="F3F4F6"/>
            <w:tcMar>
              <w:top w:w="120" w:type="dxa"/>
              <w:left w:w="120" w:type="dxa"/>
              <w:bottom w:w="120" w:type="dxa"/>
              <w:right w:w="120" w:type="dxa"/>
            </w:tcMar>
          </w:tcPr>
          <w:p w:rsidR="009E7E07" w:rsidRDefault="00D4478F" w14:paraId="547B2907" w14:textId="77777777">
            <w:pPr>
              <w:pBdr>
                <w:top w:val="none" w:color="000000" w:sz="4" w:space="0"/>
                <w:left w:val="none" w:color="000000" w:sz="4" w:space="0"/>
                <w:bottom w:val="none" w:color="000000" w:sz="4" w:space="0"/>
                <w:right w:val="none" w:color="000000" w:sz="4" w:space="0"/>
                <w:between w:val="none" w:color="000000" w:sz="4" w:space="0"/>
              </w:pBdr>
              <w:spacing w:line="275" w:lineRule="auto"/>
              <w:rPr>
                <w:b/>
                <w:bCs/>
                <w:color w:val="000000"/>
              </w:rPr>
            </w:pPr>
            <w:r>
              <w:rPr>
                <w:b/>
                <w:bCs/>
                <w:color w:val="000000"/>
              </w:rPr>
              <w:t>Billing Contact:</w:t>
            </w:r>
          </w:p>
        </w:tc>
        <w:tc>
          <w:tcPr>
            <w:tcW w:w="6552" w:type="dxa"/>
            <w:tcMar>
              <w:top w:w="120" w:type="dxa"/>
              <w:left w:w="120" w:type="dxa"/>
              <w:bottom w:w="120" w:type="dxa"/>
              <w:right w:w="120" w:type="dxa"/>
            </w:tcMar>
          </w:tcPr>
          <w:p w:rsidR="009E7E07" w:rsidRDefault="00D4478F" w14:paraId="13E1D87F" w14:textId="77777777">
            <w:pPr>
              <w:pBdr>
                <w:top w:val="none" w:color="000000" w:sz="4" w:space="0"/>
                <w:left w:val="none" w:color="000000" w:sz="4" w:space="0"/>
                <w:bottom w:val="none" w:color="000000" w:sz="4" w:space="0"/>
                <w:right w:val="none" w:color="000000" w:sz="4" w:space="0"/>
                <w:between w:val="none" w:color="000000" w:sz="4" w:space="0"/>
              </w:pBdr>
              <w:spacing w:line="275" w:lineRule="auto"/>
              <w:rPr>
                <w:color w:val="000000"/>
              </w:rPr>
            </w:pPr>
            <w:r>
              <w:rPr>
                <w:color w:val="000000"/>
              </w:rPr>
              <w:t>loay.malahmeh@mal.ai</w:t>
            </w:r>
          </w:p>
        </w:tc>
      </w:tr>
    </w:tbl>
    <w:p w:rsidR="009E7E07" w:rsidRDefault="00D4478F" w14:paraId="2F84F9B0" w14:textId="77777777">
      <w:pPr>
        <w:pBdr>
          <w:top w:val="none" w:color="000000" w:sz="4" w:space="0"/>
          <w:left w:val="none" w:color="000000" w:sz="4" w:space="0"/>
          <w:bottom w:val="none" w:color="000000" w:sz="4" w:space="0"/>
          <w:right w:val="none" w:color="000000" w:sz="4" w:space="0"/>
          <w:between w:val="none" w:color="000000" w:sz="4" w:space="0"/>
        </w:pBdr>
        <w:spacing w:before="300" w:after="225" w:line="275" w:lineRule="auto"/>
        <w:jc w:val="both"/>
        <w:rPr>
          <w:color w:val="000000"/>
        </w:rPr>
      </w:pPr>
      <w:r>
        <w:rPr>
          <w:color w:val="000000"/>
        </w:rPr>
        <w:t>This Card Issuing and Program Management Agreement (“</w:t>
      </w:r>
      <w:r>
        <w:rPr>
          <w:b/>
          <w:bCs/>
          <w:color w:val="000000"/>
        </w:rPr>
        <w:t>Agreement</w:t>
      </w:r>
      <w:r>
        <w:rPr>
          <w:color w:val="000000"/>
        </w:rPr>
        <w:t>”) is entered into as of the Agreement Effective Date by Signify Holdings, Inc. (“</w:t>
      </w:r>
      <w:r>
        <w:rPr>
          <w:b/>
          <w:bCs/>
          <w:color w:val="000000"/>
        </w:rPr>
        <w:t>Signify</w:t>
      </w:r>
      <w:r>
        <w:rPr>
          <w:color w:val="000000"/>
        </w:rPr>
        <w:t>”) and the Partner listed above.</w:t>
      </w:r>
    </w:p>
    <w:p w:rsidR="009E7E07" w:rsidRDefault="00D4478F" w14:paraId="1B6B9800" w14:textId="788971B8">
      <w:pPr>
        <w:pStyle w:val="Heading2"/>
        <w:spacing w:before="0" w:line="275" w:lineRule="auto"/>
        <w:rPr>
          <w:b w:val="0"/>
          <w:bCs w:val="0"/>
          <w:color w:val="000000"/>
          <w:sz w:val="22"/>
          <w:szCs w:val="22"/>
        </w:rPr>
      </w:pPr>
      <w:r>
        <w:rPr>
          <w:b w:val="0"/>
          <w:bCs w:val="0"/>
          <w:color w:val="000000"/>
          <w:sz w:val="22"/>
          <w:szCs w:val="22"/>
        </w:rPr>
        <w:t xml:space="preserve">1. </w:t>
      </w:r>
      <w:r>
        <w:rPr>
          <w:b w:val="0"/>
          <w:bCs w:val="0"/>
          <w:color w:val="000000"/>
          <w:sz w:val="22"/>
          <w:szCs w:val="22"/>
        </w:rPr>
        <w:tab/>
      </w:r>
      <w:r>
        <w:rPr>
          <w:b w:val="0"/>
          <w:bCs w:val="0"/>
          <w:color w:val="000000"/>
          <w:sz w:val="22"/>
          <w:szCs w:val="22"/>
          <w:u w:val="single"/>
        </w:rPr>
        <w:t>Signify Terms of Service</w:t>
      </w:r>
      <w:r>
        <w:rPr>
          <w:b w:val="0"/>
          <w:bCs w:val="0"/>
          <w:color w:val="000000"/>
          <w:sz w:val="22"/>
          <w:szCs w:val="22"/>
        </w:rPr>
        <w:t>.</w:t>
      </w:r>
    </w:p>
    <w:p w:rsidR="009E7E07" w:rsidRDefault="00D4478F" w14:paraId="09B30149" w14:textId="77777777">
      <w:pPr>
        <w:pBdr>
          <w:top w:val="none" w:color="000000" w:sz="4" w:space="0"/>
          <w:left w:val="none" w:color="000000" w:sz="4" w:space="0"/>
          <w:bottom w:val="none" w:color="000000" w:sz="4" w:space="0"/>
          <w:right w:val="none" w:color="000000" w:sz="4" w:space="0"/>
          <w:between w:val="none" w:color="000000" w:sz="4" w:space="0"/>
        </w:pBdr>
        <w:spacing w:after="225" w:line="275" w:lineRule="auto"/>
        <w:jc w:val="both"/>
        <w:rPr>
          <w:color w:val="000000"/>
        </w:rPr>
      </w:pPr>
      <w:r>
        <w:rPr>
          <w:color w:val="000000"/>
        </w:rPr>
        <w:t xml:space="preserve">The Signify Terms of Service as set forth in </w:t>
      </w:r>
      <w:r>
        <w:rPr>
          <w:b/>
          <w:bCs/>
          <w:color w:val="000000"/>
        </w:rPr>
        <w:t xml:space="preserve">Schedule 1 </w:t>
      </w:r>
      <w:r>
        <w:rPr>
          <w:color w:val="000000"/>
        </w:rPr>
        <w:t>(as amended from time to time, the “</w:t>
      </w:r>
      <w:r>
        <w:rPr>
          <w:b/>
          <w:bCs/>
          <w:color w:val="000000"/>
        </w:rPr>
        <w:t>Terms of Service</w:t>
      </w:r>
      <w:r>
        <w:rPr>
          <w:color w:val="000000"/>
        </w:rPr>
        <w:t>”) and the definitions included therein will apply to and form an integral part of this Agreement. In case of any discrepancies or inconsistencies between the provisions of this Agreement and the Terms of Service, the provisions of the Terms of Service control except where expressly provided otherwise.</w:t>
      </w:r>
    </w:p>
    <w:p w:rsidR="009E7E07" w:rsidRDefault="00D4478F" w14:paraId="3344F35C" w14:textId="4BDC9628">
      <w:pPr>
        <w:pStyle w:val="Heading2"/>
        <w:spacing w:before="0" w:line="275" w:lineRule="auto"/>
        <w:rPr>
          <w:b w:val="0"/>
          <w:bCs w:val="0"/>
          <w:color w:val="000000"/>
          <w:sz w:val="22"/>
          <w:szCs w:val="22"/>
        </w:rPr>
      </w:pPr>
      <w:r>
        <w:rPr>
          <w:b w:val="0"/>
          <w:bCs w:val="0"/>
          <w:color w:val="000000"/>
          <w:sz w:val="22"/>
          <w:szCs w:val="22"/>
        </w:rPr>
        <w:t xml:space="preserve">2. </w:t>
      </w:r>
      <w:r>
        <w:rPr>
          <w:b w:val="0"/>
          <w:bCs w:val="0"/>
          <w:color w:val="000000"/>
          <w:sz w:val="22"/>
          <w:szCs w:val="22"/>
        </w:rPr>
        <w:tab/>
      </w:r>
      <w:r>
        <w:rPr>
          <w:b w:val="0"/>
          <w:bCs w:val="0"/>
          <w:color w:val="000000"/>
          <w:sz w:val="22"/>
          <w:szCs w:val="22"/>
          <w:u w:val="single"/>
        </w:rPr>
        <w:t>Services</w:t>
      </w:r>
      <w:r>
        <w:rPr>
          <w:b w:val="0"/>
          <w:bCs w:val="0"/>
          <w:color w:val="000000"/>
          <w:sz w:val="22"/>
          <w:szCs w:val="22"/>
        </w:rPr>
        <w:t>.</w:t>
      </w:r>
    </w:p>
    <w:p w:rsidR="009E7E07" w:rsidRDefault="00D4478F" w14:paraId="2D3973C1" w14:textId="045EFB52">
      <w:pPr>
        <w:pBdr>
          <w:top w:val="none" w:color="000000" w:sz="4" w:space="0"/>
          <w:left w:val="none" w:color="000000" w:sz="4" w:space="0"/>
          <w:bottom w:val="none" w:color="000000" w:sz="4" w:space="0"/>
          <w:right w:val="none" w:color="000000" w:sz="4" w:space="0"/>
          <w:between w:val="none" w:color="000000" w:sz="4" w:space="0"/>
        </w:pBdr>
        <w:spacing w:line="275" w:lineRule="auto"/>
        <w:jc w:val="both"/>
        <w:rPr>
          <w:color w:val="000000"/>
        </w:rPr>
      </w:pPr>
      <w:r>
        <w:rPr>
          <w:color w:val="000000"/>
        </w:rPr>
        <w:t xml:space="preserve">Signify will provide Card Issuing Sponsorship, Program Management and Settlement. Signify and Signify subsidiaries will act as program manager and issuing partner. This Agreement includes Card Issuing Sponsorship, Program Management and Settlement. Services will be provided subject to and in accordance with the Terms of Service, including the Co-Brand Agreement. </w:t>
      </w:r>
    </w:p>
    <w:p w:rsidR="009E7E07" w:rsidRDefault="009E7E07" w14:paraId="3F6B1F93" w14:textId="77777777">
      <w:pPr>
        <w:pBdr>
          <w:top w:val="none" w:color="000000" w:sz="4" w:space="0"/>
          <w:left w:val="none" w:color="000000" w:sz="4" w:space="0"/>
          <w:bottom w:val="none" w:color="000000" w:sz="4" w:space="0"/>
          <w:right w:val="none" w:color="000000" w:sz="4" w:space="0"/>
          <w:between w:val="none" w:color="000000" w:sz="4" w:space="0"/>
        </w:pBdr>
        <w:spacing w:line="275" w:lineRule="auto"/>
        <w:jc w:val="both"/>
        <w:rPr>
          <w:color w:val="000000"/>
        </w:rPr>
      </w:pPr>
    </w:p>
    <w:p w:rsidR="009E7E07" w:rsidRDefault="00D4478F" w14:paraId="101A7A99" w14:textId="590092BC">
      <w:pPr>
        <w:pStyle w:val="Heading2"/>
        <w:spacing w:before="0" w:line="275" w:lineRule="auto"/>
        <w:rPr>
          <w:b w:val="0"/>
          <w:bCs w:val="0"/>
          <w:color w:val="000000"/>
          <w:sz w:val="22"/>
          <w:szCs w:val="22"/>
        </w:rPr>
      </w:pPr>
      <w:r>
        <w:rPr>
          <w:b w:val="0"/>
          <w:bCs w:val="0"/>
          <w:color w:val="000000"/>
          <w:sz w:val="22"/>
          <w:szCs w:val="22"/>
        </w:rPr>
        <w:t xml:space="preserve">3. </w:t>
      </w:r>
      <w:r>
        <w:rPr>
          <w:b w:val="0"/>
          <w:bCs w:val="0"/>
          <w:color w:val="000000"/>
          <w:sz w:val="22"/>
          <w:szCs w:val="22"/>
        </w:rPr>
        <w:tab/>
      </w:r>
      <w:r>
        <w:rPr>
          <w:b w:val="0"/>
          <w:bCs w:val="0"/>
          <w:color w:val="000000"/>
          <w:sz w:val="22"/>
          <w:szCs w:val="22"/>
          <w:u w:val="single"/>
        </w:rPr>
        <w:t>Partner Affiliates</w:t>
      </w:r>
    </w:p>
    <w:p w:rsidR="009E7E07" w:rsidRDefault="00D4478F" w14:paraId="62DDFDFF" w14:textId="530C3CD1">
      <w:pPr>
        <w:pBdr>
          <w:top w:val="none" w:color="000000" w:sz="4" w:space="0"/>
          <w:left w:val="none" w:color="000000" w:sz="4" w:space="0"/>
          <w:bottom w:val="none" w:color="000000" w:sz="4" w:space="0"/>
          <w:right w:val="none" w:color="000000" w:sz="4" w:space="0"/>
          <w:between w:val="none" w:color="000000" w:sz="4" w:space="0"/>
        </w:pBdr>
        <w:spacing w:line="275" w:lineRule="auto"/>
        <w:jc w:val="both"/>
        <w:rPr>
          <w:color w:val="000000"/>
        </w:rPr>
      </w:pPr>
      <w:r>
        <w:rPr>
          <w:color w:val="000000"/>
        </w:rPr>
        <w:t>Signify may, on request of Partner, provide the Services under the same terms as this Agreement to affiliated entities in the same corporate group as Partner, i.e., entities Controlling Partner, under the Control of Partner or under common Control with Partner (each, a “</w:t>
      </w:r>
      <w:r>
        <w:rPr>
          <w:b/>
          <w:bCs/>
          <w:color w:val="000000"/>
        </w:rPr>
        <w:t>Partner Affiliate</w:t>
      </w:r>
      <w:r>
        <w:rPr>
          <w:color w:val="000000"/>
        </w:rPr>
        <w:t xml:space="preserve">”). </w:t>
      </w:r>
      <w:r>
        <w:rPr>
          <w:color w:val="000000"/>
        </w:rPr>
        <w:lastRenderedPageBreak/>
        <w:t>“</w:t>
      </w:r>
      <w:r>
        <w:rPr>
          <w:b/>
          <w:bCs/>
          <w:color w:val="000000"/>
        </w:rPr>
        <w:t>Control</w:t>
      </w:r>
      <w:r>
        <w:rPr>
          <w:color w:val="000000"/>
        </w:rPr>
        <w:t>” is deemed to exist if a party directly or indirectly owns 50% or more of the outstanding voting rights in another company or in any other way can exercise management control over the other party.</w:t>
      </w:r>
      <w:ins w:author="Tess K" w:date="2026-06-15T08:55:00Z" w:id="1">
        <w:r>
          <w:rPr>
            <w:color w:val="000000"/>
          </w:rPr>
          <w:t xml:space="preserve"> </w:t>
        </w:r>
      </w:ins>
      <w:r>
        <w:rPr>
          <w:rFonts w:eastAsia="Inter"/>
        </w:rPr>
        <w:t xml:space="preserve"> </w:t>
      </w:r>
      <w:commentRangeStart w:id="2"/>
      <w:r>
        <w:rPr>
          <w:rFonts w:eastAsia="Inter"/>
        </w:rPr>
        <w:t>Partner and Partner Affiliates will be jointly and severally liable for all liabilities and obligations arising towards Signify and any local Signify entity, if applicable, under this Agreement and Affiliate Agreements.</w:t>
      </w:r>
      <w:commentRangeEnd w:id="2"/>
      <w:r>
        <w:rPr>
          <w:rStyle w:val="CommentReference"/>
          <w:color w:val="000000"/>
          <w:sz w:val="22"/>
          <w:szCs w:val="22"/>
        </w:rPr>
        <w:commentReference w:id="2"/>
      </w:r>
    </w:p>
    <w:p w:rsidR="009E7E07" w:rsidRDefault="009E7E07" w14:paraId="25D5B3D1" w14:textId="77777777">
      <w:pPr>
        <w:pBdr>
          <w:top w:val="none" w:color="000000" w:sz="4" w:space="0"/>
          <w:left w:val="none" w:color="000000" w:sz="4" w:space="0"/>
          <w:bottom w:val="none" w:color="000000" w:sz="4" w:space="0"/>
          <w:right w:val="none" w:color="000000" w:sz="4" w:space="0"/>
          <w:between w:val="none" w:color="000000" w:sz="4" w:space="0"/>
        </w:pBdr>
        <w:spacing w:line="275" w:lineRule="auto"/>
        <w:jc w:val="both"/>
        <w:rPr>
          <w:color w:val="000000"/>
        </w:rPr>
      </w:pPr>
    </w:p>
    <w:p w:rsidR="009E7E07" w:rsidRDefault="00D4478F" w14:paraId="7966053C" w14:textId="77777777">
      <w:pPr>
        <w:pBdr>
          <w:top w:val="none" w:color="000000" w:sz="4" w:space="0"/>
          <w:left w:val="none" w:color="000000" w:sz="4" w:space="0"/>
          <w:bottom w:val="none" w:color="000000" w:sz="4" w:space="0"/>
          <w:right w:val="none" w:color="000000" w:sz="4" w:space="0"/>
          <w:between w:val="none" w:color="000000" w:sz="4" w:space="0"/>
        </w:pBdr>
        <w:spacing w:line="275" w:lineRule="auto"/>
        <w:jc w:val="both"/>
        <w:rPr>
          <w:color w:val="000000"/>
        </w:rPr>
      </w:pPr>
      <w:r>
        <w:rPr>
          <w:color w:val="000000"/>
        </w:rPr>
        <w:t>For the provision of the Services to a Partner Affiliate, Signify and such Partner Affiliate will enter into an Affiliate Agreement. In some jurisdictions, Signify may require a local Signify entity to be included as a party to the relevant Affiliate Agreement.</w:t>
      </w:r>
    </w:p>
    <w:p w:rsidR="009E7E07" w:rsidRDefault="009E7E07" w14:paraId="0F829B23" w14:textId="77777777">
      <w:pPr>
        <w:pBdr>
          <w:top w:val="none" w:color="000000" w:sz="4" w:space="0"/>
          <w:left w:val="none" w:color="000000" w:sz="4" w:space="0"/>
          <w:bottom w:val="none" w:color="000000" w:sz="4" w:space="0"/>
          <w:right w:val="none" w:color="000000" w:sz="4" w:space="0"/>
          <w:between w:val="none" w:color="000000" w:sz="4" w:space="0"/>
        </w:pBdr>
        <w:spacing w:line="275" w:lineRule="auto"/>
        <w:jc w:val="both"/>
        <w:rPr>
          <w:color w:val="000000"/>
        </w:rPr>
      </w:pPr>
    </w:p>
    <w:p w:rsidR="009E7E07" w:rsidRDefault="00D4478F" w14:paraId="59E3DAB0" w14:textId="5A94154D">
      <w:pPr>
        <w:pBdr>
          <w:top w:val="none" w:color="000000" w:sz="4" w:space="0"/>
          <w:left w:val="none" w:color="000000" w:sz="4" w:space="0"/>
          <w:bottom w:val="none" w:color="000000" w:sz="4" w:space="0"/>
          <w:right w:val="none" w:color="000000" w:sz="4" w:space="0"/>
          <w:between w:val="none" w:color="000000" w:sz="4" w:space="0"/>
        </w:pBdr>
        <w:spacing w:after="225" w:line="275" w:lineRule="auto"/>
        <w:jc w:val="both"/>
        <w:rPr>
          <w:color w:val="000000"/>
        </w:rPr>
      </w:pPr>
      <w:r>
        <w:rPr>
          <w:color w:val="000000"/>
        </w:rPr>
        <w:t xml:space="preserve">The terms of an Affiliate Agreement may include deviations from this Agreement. Unless specially otherwise agreed and through express reference to this Agreement in the Affiliate Partner Agreement, the terms of this Agreement, including but not limited to the Terms of </w:t>
      </w:r>
      <w:commentRangeStart w:id="3"/>
      <w:r>
        <w:rPr>
          <w:color w:val="000000"/>
        </w:rPr>
        <w:t>Service</w:t>
      </w:r>
      <w:del w:author="ANGEL WESLEY" w:date="2026-06-09T19:48:00Z" w:id="4">
        <w:r>
          <w:rPr>
            <w:rFonts w:eastAsia="Inter"/>
          </w:rPr>
          <w:delText>,</w:delText>
        </w:r>
      </w:del>
      <w:ins w:author="ANGEL WESLEY" w:date="2026-06-09T19:48:00Z" w:id="5">
        <w:r>
          <w:rPr>
            <w:color w:val="000000"/>
          </w:rPr>
          <w:t xml:space="preserve"> (as amended hereby),</w:t>
        </w:r>
      </w:ins>
      <w:r>
        <w:rPr>
          <w:color w:val="000000"/>
        </w:rPr>
        <w:t xml:space="preserve"> </w:t>
      </w:r>
      <w:commentRangeEnd w:id="3"/>
      <w:r>
        <w:rPr>
          <w:rStyle w:val="CommentReference"/>
          <w:color w:val="000000"/>
          <w:sz w:val="22"/>
          <w:szCs w:val="22"/>
        </w:rPr>
        <w:commentReference w:id="3"/>
      </w:r>
      <w:r>
        <w:rPr>
          <w:color w:val="000000"/>
        </w:rPr>
        <w:t>will be deemed repeated in and applicable to the relevant Affiliate Agreement. For the purpose of such Affiliate Agreement, all references to “Partner” and “Agreement” will be deemed to be references to “Partner Affiliate” and “Affiliate Agreement”, respectively.</w:t>
      </w:r>
    </w:p>
    <w:p w:rsidR="009E7E07" w:rsidRDefault="00D4478F" w14:paraId="15497093" w14:textId="6356CAF5">
      <w:pPr>
        <w:pStyle w:val="Heading2"/>
        <w:spacing w:before="0" w:line="275" w:lineRule="auto"/>
        <w:rPr>
          <w:b w:val="0"/>
          <w:bCs w:val="0"/>
          <w:color w:val="000000"/>
          <w:sz w:val="22"/>
          <w:szCs w:val="22"/>
        </w:rPr>
      </w:pPr>
      <w:ins w:author="ANGEL WESLEY" w:date="2026-06-09T19:48:00Z" w:id="6">
        <w:r>
          <w:rPr>
            <w:b w:val="0"/>
            <w:bCs w:val="0"/>
            <w:color w:val="000000"/>
            <w:sz w:val="22"/>
            <w:szCs w:val="22"/>
          </w:rPr>
          <w:t xml:space="preserve">4. </w:t>
        </w:r>
        <w:r>
          <w:rPr>
            <w:b w:val="0"/>
            <w:bCs w:val="0"/>
            <w:color w:val="000000"/>
            <w:sz w:val="22"/>
            <w:szCs w:val="22"/>
          </w:rPr>
          <w:tab/>
        </w:r>
      </w:ins>
      <w:r>
        <w:rPr>
          <w:b w:val="0"/>
          <w:bCs w:val="0"/>
          <w:color w:val="000000"/>
          <w:sz w:val="22"/>
          <w:szCs w:val="22"/>
          <w:u w:val="single"/>
        </w:rPr>
        <w:t>Pricing and Additional Due Diligence Requirements</w:t>
      </w:r>
      <w:r>
        <w:rPr>
          <w:b w:val="0"/>
          <w:bCs w:val="0"/>
          <w:color w:val="000000"/>
          <w:sz w:val="22"/>
          <w:szCs w:val="22"/>
        </w:rPr>
        <w:t>.</w:t>
      </w:r>
    </w:p>
    <w:p w:rsidR="009E7E07" w:rsidRDefault="00D4478F" w14:paraId="3D707AB0" w14:textId="77777777">
      <w:pPr>
        <w:pBdr>
          <w:top w:val="none" w:color="000000" w:sz="4" w:space="0"/>
          <w:left w:val="none" w:color="000000" w:sz="4" w:space="0"/>
          <w:bottom w:val="none" w:color="000000" w:sz="4" w:space="0"/>
          <w:right w:val="none" w:color="000000" w:sz="4" w:space="0"/>
          <w:between w:val="none" w:color="000000" w:sz="4" w:space="0"/>
        </w:pBdr>
        <w:spacing w:after="225" w:line="275" w:lineRule="auto"/>
        <w:rPr>
          <w:color w:val="000000"/>
        </w:rPr>
      </w:pPr>
      <w:r>
        <w:rPr>
          <w:color w:val="000000"/>
        </w:rPr>
        <w:t xml:space="preserve">The pricing for the Services is as agreed in the Pricing Schedule attached hereto as </w:t>
      </w:r>
      <w:r>
        <w:rPr>
          <w:b/>
          <w:bCs/>
          <w:color w:val="000000"/>
        </w:rPr>
        <w:t>Schedule 2</w:t>
      </w:r>
      <w:r>
        <w:rPr>
          <w:color w:val="000000"/>
        </w:rPr>
        <w:t xml:space="preserve">. Additional due diligence requirements for Partner are also included in the attached </w:t>
      </w:r>
      <w:r>
        <w:rPr>
          <w:b/>
          <w:bCs/>
          <w:color w:val="000000"/>
        </w:rPr>
        <w:t>Schedule 2</w:t>
      </w:r>
      <w:r>
        <w:rPr>
          <w:color w:val="000000"/>
        </w:rPr>
        <w:t>.</w:t>
      </w:r>
    </w:p>
    <w:p w:rsidR="009E7E07" w:rsidRDefault="00D4478F" w14:paraId="1F1F9020" w14:textId="1C9B18E6">
      <w:pPr>
        <w:pStyle w:val="Heading2"/>
        <w:spacing w:before="0" w:line="275" w:lineRule="auto"/>
        <w:rPr>
          <w:b w:val="0"/>
          <w:bCs w:val="0"/>
          <w:color w:val="000000"/>
          <w:sz w:val="22"/>
          <w:szCs w:val="22"/>
        </w:rPr>
      </w:pPr>
      <w:ins w:author="ANGEL WESLEY" w:date="2026-06-09T19:48:00Z" w:id="7">
        <w:r>
          <w:rPr>
            <w:b w:val="0"/>
            <w:bCs w:val="0"/>
            <w:color w:val="000000"/>
            <w:sz w:val="22"/>
            <w:szCs w:val="22"/>
          </w:rPr>
          <w:t xml:space="preserve">5. </w:t>
        </w:r>
        <w:r>
          <w:rPr>
            <w:b w:val="0"/>
            <w:bCs w:val="0"/>
            <w:color w:val="000000"/>
            <w:sz w:val="22"/>
            <w:szCs w:val="22"/>
          </w:rPr>
          <w:tab/>
        </w:r>
      </w:ins>
      <w:r>
        <w:rPr>
          <w:b w:val="0"/>
          <w:bCs w:val="0"/>
          <w:color w:val="000000"/>
          <w:sz w:val="22"/>
          <w:szCs w:val="22"/>
          <w:u w:val="single"/>
        </w:rPr>
        <w:t>Policies</w:t>
      </w:r>
      <w:ins w:author="ANGEL WESLEY" w:date="2026-06-09T19:48:00Z" w:id="8">
        <w:r>
          <w:rPr>
            <w:b w:val="0"/>
            <w:bCs w:val="0"/>
            <w:color w:val="000000"/>
            <w:sz w:val="22"/>
            <w:szCs w:val="22"/>
            <w:u w:val="single"/>
          </w:rPr>
          <w:t>; Data Privacy</w:t>
        </w:r>
      </w:ins>
      <w:r>
        <w:rPr>
          <w:b w:val="0"/>
          <w:bCs w:val="0"/>
          <w:color w:val="000000"/>
          <w:sz w:val="22"/>
          <w:szCs w:val="22"/>
        </w:rPr>
        <w:t>.</w:t>
      </w:r>
    </w:p>
    <w:p w:rsidR="009E7E07" w:rsidRDefault="00D4478F" w14:paraId="18E8DB77" w14:textId="71CCBF2D">
      <w:pPr>
        <w:pBdr>
          <w:top w:val="none" w:color="000000" w:sz="4" w:space="0"/>
          <w:left w:val="none" w:color="000000" w:sz="4" w:space="0"/>
          <w:bottom w:val="none" w:color="000000" w:sz="4" w:space="0"/>
          <w:right w:val="none" w:color="000000" w:sz="4" w:space="0"/>
          <w:between w:val="none" w:color="000000" w:sz="4" w:space="0"/>
        </w:pBdr>
        <w:spacing w:after="225" w:line="275" w:lineRule="auto"/>
        <w:jc w:val="both"/>
        <w:rPr>
          <w:color w:val="000000"/>
        </w:rPr>
      </w:pPr>
      <w:r>
        <w:rPr>
          <w:color w:val="000000"/>
        </w:rPr>
        <w:t xml:space="preserve">The parties agree that the Policies as set forth in </w:t>
      </w:r>
      <w:r>
        <w:rPr>
          <w:b/>
          <w:bCs/>
          <w:color w:val="000000"/>
        </w:rPr>
        <w:t>Schedule 3</w:t>
      </w:r>
      <w:r>
        <w:rPr>
          <w:color w:val="000000"/>
        </w:rPr>
        <w:t xml:space="preserve"> (each as amended from time to time) and the definitions included therein will apply to and form an integral part of this Agreement. For the avoidance of doubt, the Policies shall also apply to any Affiliate Agreements.</w:t>
      </w:r>
      <w:ins w:author="ANGEL WESLEY" w:date="2026-06-09T19:48:00Z" w:id="9">
        <w:del w:author="Tess Keppler" w:date="2026-06-17T19:25:00Z" w:id="10">
          <w:r>
            <w:rPr>
              <w:color w:val="000000"/>
            </w:rPr>
            <w:delText xml:space="preserve"> Signify </w:delText>
          </w:r>
        </w:del>
      </w:ins>
      <w:ins w:author="Tess Keppler" w:date="2026-06-17T19:25:00Z" w:id="11">
        <w:r>
          <w:rPr>
            <w:color w:val="000000"/>
          </w:rPr>
          <w:t xml:space="preserve">The Parties </w:t>
        </w:r>
      </w:ins>
      <w:ins w:author="ANGEL WESLEY" w:date="2026-06-09T19:48:00Z" w:id="12">
        <w:r>
          <w:rPr>
            <w:color w:val="000000"/>
          </w:rPr>
          <w:t>shall at all times comply with the provisions of</w:t>
        </w:r>
      </w:ins>
      <w:ins w:author="Tess Keppler" w:date="2026-06-17T19:26:00Z" w:id="13">
        <w:r>
          <w:rPr>
            <w:color w:val="000000"/>
          </w:rPr>
          <w:t xml:space="preserve"> the Data Sharing and Data Security Addendum, incorporated by reference in</w:t>
        </w:r>
      </w:ins>
      <w:ins w:author="ANGEL WESLEY" w:date="2026-06-09T19:48:00Z" w:id="14">
        <w:r>
          <w:rPr>
            <w:b/>
            <w:bCs/>
            <w:color w:val="000000"/>
          </w:rPr>
          <w:t xml:space="preserve"> Schedule 4</w:t>
        </w:r>
      </w:ins>
      <w:ins w:author="Tess Keppler" w:date="2026-06-17T19:26:00Z" w:id="15">
        <w:r>
          <w:rPr>
            <w:b/>
            <w:bCs/>
            <w:color w:val="000000"/>
          </w:rPr>
          <w:t>,</w:t>
        </w:r>
      </w:ins>
      <w:ins w:author="ANGEL WESLEY" w:date="2026-06-09T19:48:00Z" w:id="16">
        <w:r>
          <w:rPr>
            <w:color w:val="000000"/>
          </w:rPr>
          <w:t xml:space="preserve"> in providing the Services hereunder.</w:t>
        </w:r>
      </w:ins>
    </w:p>
    <w:p w:rsidR="009E7E07" w:rsidRDefault="00D4478F" w14:paraId="383834C7" w14:textId="616C98B1">
      <w:pPr>
        <w:pStyle w:val="Heading2"/>
        <w:spacing w:before="0" w:line="275" w:lineRule="auto"/>
        <w:rPr>
          <w:b w:val="0"/>
          <w:bCs w:val="0"/>
          <w:color w:val="000000"/>
          <w:sz w:val="22"/>
          <w:szCs w:val="22"/>
        </w:rPr>
      </w:pPr>
      <w:ins w:author="ANGEL WESLEY" w:date="2026-06-09T19:48:00Z" w:id="17">
        <w:r>
          <w:rPr>
            <w:b w:val="0"/>
            <w:bCs w:val="0"/>
            <w:color w:val="000000"/>
            <w:sz w:val="22"/>
            <w:szCs w:val="22"/>
          </w:rPr>
          <w:t xml:space="preserve">6. </w:t>
        </w:r>
        <w:r>
          <w:rPr>
            <w:b w:val="0"/>
            <w:bCs w:val="0"/>
            <w:color w:val="000000"/>
            <w:sz w:val="22"/>
            <w:szCs w:val="22"/>
          </w:rPr>
          <w:tab/>
        </w:r>
      </w:ins>
      <w:r>
        <w:rPr>
          <w:b w:val="0"/>
          <w:bCs w:val="0"/>
          <w:color w:val="000000"/>
          <w:sz w:val="22"/>
          <w:szCs w:val="22"/>
          <w:u w:val="single"/>
        </w:rPr>
        <w:t>Term and Termination</w:t>
      </w:r>
      <w:r>
        <w:rPr>
          <w:b w:val="0"/>
          <w:bCs w:val="0"/>
          <w:color w:val="000000"/>
          <w:sz w:val="22"/>
          <w:szCs w:val="22"/>
        </w:rPr>
        <w:t>.</w:t>
      </w:r>
    </w:p>
    <w:p w:rsidR="009E7E07" w:rsidRDefault="00D4478F" w14:paraId="5F4D9A3F" w14:textId="6245C449">
      <w:pPr>
        <w:pBdr>
          <w:top w:val="none" w:color="000000" w:sz="4" w:space="0"/>
          <w:left w:val="none" w:color="000000" w:sz="4" w:space="0"/>
          <w:bottom w:val="none" w:color="000000" w:sz="4" w:space="0"/>
          <w:right w:val="none" w:color="000000" w:sz="4" w:space="0"/>
          <w:between w:val="none" w:color="000000" w:sz="4" w:space="0"/>
        </w:pBdr>
        <w:spacing w:line="275" w:lineRule="auto"/>
        <w:jc w:val="both"/>
        <w:rPr>
          <w:color w:val="000000"/>
        </w:rPr>
      </w:pPr>
      <w:r>
        <w:rPr>
          <w:color w:val="000000"/>
        </w:rPr>
        <w:t>This Agreement shall commence on the</w:t>
      </w:r>
      <w:commentRangeStart w:id="18"/>
      <w:r>
        <w:rPr>
          <w:color w:val="000000"/>
        </w:rPr>
        <w:t xml:space="preserve"> </w:t>
      </w:r>
      <w:del w:author="ANGEL WESLEY" w:date="2026-06-09T19:48:00Z" w:id="19">
        <w:r>
          <w:rPr>
            <w:rFonts w:eastAsia="Inter"/>
            <w:color w:val="000000"/>
          </w:rPr>
          <w:delText>Order Form</w:delText>
        </w:r>
      </w:del>
      <w:ins w:author="ANGEL WESLEY" w:date="2026-06-09T19:48:00Z" w:id="20">
        <w:r>
          <w:rPr>
            <w:color w:val="000000"/>
          </w:rPr>
          <w:t>Agreement</w:t>
        </w:r>
      </w:ins>
      <w:r>
        <w:rPr>
          <w:color w:val="000000"/>
        </w:rPr>
        <w:t xml:space="preserve"> </w:t>
      </w:r>
      <w:commentRangeEnd w:id="18"/>
      <w:r>
        <w:rPr>
          <w:rStyle w:val="CommentReference"/>
          <w:color w:val="000000"/>
          <w:sz w:val="22"/>
          <w:szCs w:val="22"/>
        </w:rPr>
        <w:commentReference w:id="18"/>
      </w:r>
      <w:r>
        <w:rPr>
          <w:color w:val="000000"/>
        </w:rPr>
        <w:t>Effective Date and shall continue for a period of five (5) years. This Agreement shall automatically renew for additional one (1) Year terms unless either party provides notice to the other of an intent not to renew at least ninety (90) days prior to the expiration of the then-current term.</w:t>
      </w:r>
      <w:ins w:author="Tess K" w:date="2026-06-15T09:23:00Z" w:id="21">
        <w:r>
          <w:rPr>
            <w:color w:val="000000"/>
          </w:rPr>
          <w:t xml:space="preserve"> </w:t>
        </w:r>
      </w:ins>
    </w:p>
    <w:p w:rsidR="009E7E07" w:rsidRDefault="009E7E07" w14:paraId="5AAAB905" w14:textId="77777777">
      <w:pPr>
        <w:pBdr>
          <w:top w:val="none" w:color="000000" w:sz="4" w:space="0"/>
          <w:left w:val="none" w:color="000000" w:sz="4" w:space="0"/>
          <w:bottom w:val="none" w:color="000000" w:sz="4" w:space="0"/>
          <w:right w:val="none" w:color="000000" w:sz="4" w:space="0"/>
          <w:between w:val="none" w:color="000000" w:sz="4" w:space="0"/>
        </w:pBdr>
        <w:spacing w:line="275" w:lineRule="auto"/>
        <w:jc w:val="both"/>
        <w:rPr>
          <w:color w:val="000000"/>
        </w:rPr>
      </w:pPr>
    </w:p>
    <w:p w:rsidR="009E7E07" w:rsidRDefault="00D4478F" w14:paraId="3F234891" w14:textId="2EBB008A">
      <w:pPr>
        <w:pBdr>
          <w:top w:val="none" w:color="000000" w:sz="4" w:space="0"/>
          <w:left w:val="none" w:color="000000" w:sz="4" w:space="0"/>
          <w:bottom w:val="none" w:color="000000" w:sz="4" w:space="0"/>
          <w:right w:val="none" w:color="000000" w:sz="4" w:space="0"/>
          <w:between w:val="none" w:color="000000" w:sz="4" w:space="0"/>
        </w:pBdr>
        <w:spacing w:after="225" w:line="275" w:lineRule="auto"/>
        <w:jc w:val="both"/>
        <w:rPr>
          <w:color w:val="000000"/>
        </w:rPr>
      </w:pPr>
      <w:r>
        <w:rPr>
          <w:color w:val="000000"/>
        </w:rPr>
        <w:t>This Agreement may terminate prior to the expiration of a current term as provided in the Terms of Service.</w:t>
      </w:r>
      <w:ins w:author="ANGEL WESLEY" w:date="2026-06-09T19:48:00Z" w:id="22">
        <w:r>
          <w:rPr>
            <w:color w:val="000000"/>
          </w:rPr>
          <w:t xml:space="preserve"> </w:t>
        </w:r>
      </w:ins>
      <w:ins w:author="TKeppler" w:date="2026-06-15T09:28:00Z" w:id="23">
        <w:r>
          <w:rPr>
            <w:color w:val="000000"/>
          </w:rPr>
          <w:t>I</w:t>
        </w:r>
        <w:r>
          <w:t xml:space="preserve">n addition, Partner may terminate this Agreement upon thirty (30) days' prior written notice to Signify if initial or ongoing due diligence conducted pursuant to applicable regulatory requirements reveals that Signify (i) is subject to a formal written enforcement order from a Regulatory Authority that materially and adversely affects Signify's ability to provide the Services, (ii) has materially breached a representation or warranty under this Agreement or the Platform Terms and such breach remains uncured for thirty (30) days following Partner's written notice specifying the breach in reasonable detail, or (iii) is otherwise subject to a for-cause termination event as set forth in Section 13.3 of the Platform Terms. For the avoidance of doubt, "for cause" </w:t>
        </w:r>
        <w:r>
          <w:lastRenderedPageBreak/>
          <w:t>termination by Partner is limited to the grounds enumerated in Section 13.3 of the Platform Terms.</w:t>
        </w:r>
      </w:ins>
      <w:ins w:author="ANGEL WESLEY" w:date="2026-06-09T19:48:00Z" w:id="24">
        <w:del w:author="Tess K" w:date="2026-06-15T09:13:00Z" w:id="25">
          <w:r>
            <w:rPr>
              <w:color w:val="000000"/>
            </w:rPr>
            <w:delText>In addition, Partner may terminate this Agreement immediately upon written notice to Signify if initial or ongoing due diligence uncovers material issues, or for cause.</w:delText>
          </w:r>
        </w:del>
      </w:ins>
    </w:p>
    <w:p w:rsidR="009E7E07" w:rsidRDefault="00D4478F" w14:paraId="47A3A8CF" w14:textId="3EB0F26B">
      <w:pPr>
        <w:pStyle w:val="Heading2"/>
        <w:spacing w:before="0" w:line="275" w:lineRule="auto"/>
        <w:rPr>
          <w:b w:val="0"/>
          <w:bCs w:val="0"/>
          <w:color w:val="000000"/>
          <w:sz w:val="22"/>
          <w:szCs w:val="22"/>
        </w:rPr>
      </w:pPr>
      <w:ins w:author="ANGEL WESLEY" w:date="2026-06-09T19:48:00Z" w:id="27">
        <w:r>
          <w:rPr>
            <w:b w:val="0"/>
            <w:bCs w:val="0"/>
            <w:color w:val="000000"/>
            <w:sz w:val="22"/>
            <w:szCs w:val="22"/>
          </w:rPr>
          <w:t xml:space="preserve">7. </w:t>
        </w:r>
        <w:r>
          <w:rPr>
            <w:b w:val="0"/>
            <w:bCs w:val="0"/>
            <w:color w:val="000000"/>
            <w:sz w:val="22"/>
            <w:szCs w:val="22"/>
          </w:rPr>
          <w:tab/>
        </w:r>
        <w:r>
          <w:rPr>
            <w:b w:val="0"/>
            <w:bCs w:val="0"/>
            <w:color w:val="000000"/>
            <w:sz w:val="22"/>
            <w:szCs w:val="22"/>
            <w:u w:val="single"/>
          </w:rPr>
          <w:t>Amendments to the Terms of Service</w:t>
        </w:r>
        <w:r>
          <w:rPr>
            <w:b w:val="0"/>
            <w:bCs w:val="0"/>
            <w:color w:val="000000"/>
            <w:sz w:val="22"/>
            <w:szCs w:val="22"/>
          </w:rPr>
          <w:t>.</w:t>
        </w:r>
      </w:ins>
    </w:p>
    <w:p w:rsidR="009E7E07" w:rsidRDefault="00D4478F" w14:paraId="6C8FE7A3" w14:textId="77777777">
      <w:pPr>
        <w:pBdr>
          <w:top w:val="none" w:color="000000" w:sz="4" w:space="0"/>
          <w:left w:val="none" w:color="000000" w:sz="4" w:space="0"/>
          <w:bottom w:val="none" w:color="000000" w:sz="4" w:space="0"/>
          <w:right w:val="none" w:color="000000" w:sz="4" w:space="0"/>
          <w:between w:val="none" w:color="000000" w:sz="4" w:space="0"/>
        </w:pBdr>
        <w:spacing w:line="275" w:lineRule="auto"/>
        <w:jc w:val="both"/>
        <w:rPr>
          <w:color w:val="000000"/>
        </w:rPr>
      </w:pPr>
      <w:ins w:author="ANGEL WESLEY" w:date="2026-06-09T19:48:00Z" w:id="29">
        <w:r>
          <w:rPr>
            <w:color w:val="000000"/>
          </w:rPr>
          <w:t>Notwithstanding anything to the contrary in this Agreement or the Terms of Service, the parties agree to the following:</w:t>
        </w:r>
      </w:ins>
    </w:p>
    <w:p w:rsidR="009E7E07" w:rsidRDefault="009E7E07" w14:paraId="24747A33" w14:textId="77777777">
      <w:pPr>
        <w:pBdr>
          <w:top w:val="none" w:color="000000" w:sz="4" w:space="0"/>
          <w:left w:val="none" w:color="000000" w:sz="4" w:space="0"/>
          <w:bottom w:val="none" w:color="000000" w:sz="4" w:space="0"/>
          <w:right w:val="none" w:color="000000" w:sz="4" w:space="0"/>
          <w:between w:val="none" w:color="000000" w:sz="4" w:space="0"/>
        </w:pBdr>
        <w:spacing w:line="275" w:lineRule="auto"/>
        <w:jc w:val="both"/>
        <w:rPr>
          <w:color w:val="000000"/>
        </w:rPr>
      </w:pPr>
    </w:p>
    <w:p w:rsidR="009E7E07" w:rsidRDefault="00D4478F" w14:paraId="525A1E90" w14:textId="51A9EF0A">
      <w:pPr>
        <w:pStyle w:val="ListParagraph"/>
        <w:numPr>
          <w:ilvl w:val="1"/>
          <w:numId w:val="23"/>
        </w:numPr>
        <w:pBdr>
          <w:top w:val="none" w:color="000000" w:sz="4" w:space="0"/>
          <w:left w:val="none" w:color="000000" w:sz="4" w:space="0"/>
          <w:bottom w:val="none" w:color="000000" w:sz="4" w:space="0"/>
          <w:right w:val="none" w:color="000000" w:sz="4" w:space="0"/>
          <w:between w:val="none" w:color="000000" w:sz="4" w:space="0"/>
        </w:pBdr>
        <w:spacing w:after="120" w:line="276" w:lineRule="auto"/>
        <w:ind w:left="720" w:hanging="720"/>
        <w:contextualSpacing w:val="0"/>
        <w:jc w:val="both"/>
        <w:rPr/>
      </w:pPr>
      <w:ins w:author="ANGEL WESLEY" w:date="2026-06-09T19:48:00Z" w:id="32">
        <w:r>
          <w:rPr>
            <w:b/>
            <w:bCs/>
            <w:color w:val="000000"/>
          </w:rPr>
          <w:t>Reserve Balance:</w:t>
        </w:r>
        <w:r>
          <w:rPr>
            <w:color w:val="000000"/>
          </w:rPr>
          <w:t xml:space="preserve"> </w:t>
        </w:r>
      </w:ins>
      <w:ins w:author="TKeppler" w:date="2026-06-15T09:37:00Z" w:id="33">
        <w:r>
          <w:t>Any modification to the minimum reserve balance shall be made at Signify's reasonable discretion. Partner may dispute a proposed modification in writing within five (5) business days of Signify's notification of such change, in which case the parties shall meet and confer in good faith for a period not to exceed ten (10) business days; if no agreement is reached, Signify's determination shall prevail.</w:t>
        </w:r>
      </w:ins>
      <w:ins w:author="ANGEL WESLEY" w:date="2026-06-09T19:48:00Z" w:id="34">
        <w:del w:author="TKeppler" w:date="2026-06-15T09:37:00Z" w:id="35">
          <w:r>
            <w:rPr>
              <w:color w:val="000000"/>
            </w:rPr>
            <w:delText>Any change to the minimum reserve balance shall require mutual written agreement between the parties.</w:delText>
          </w:r>
        </w:del>
      </w:ins>
    </w:p>
    <w:p w:rsidR="009E7E07" w:rsidRDefault="00D4478F" w14:paraId="0575612F" w14:textId="7B44D048">
      <w:pPr>
        <w:pStyle w:val="ListParagraph"/>
        <w:numPr>
          <w:ilvl w:val="1"/>
          <w:numId w:val="23"/>
        </w:numPr>
        <w:pBdr>
          <w:top w:val="none" w:color="000000" w:sz="4" w:space="0"/>
          <w:left w:val="none" w:color="000000" w:sz="4" w:space="0"/>
          <w:bottom w:val="none" w:color="000000" w:sz="4" w:space="0"/>
          <w:right w:val="none" w:color="000000" w:sz="4" w:space="0"/>
          <w:between w:val="none" w:color="000000" w:sz="4" w:space="0"/>
        </w:pBdr>
        <w:spacing w:after="120" w:line="276" w:lineRule="auto"/>
        <w:ind w:left="720" w:hanging="720"/>
        <w:contextualSpacing w:val="0"/>
        <w:jc w:val="both"/>
        <w:rPr/>
      </w:pPr>
      <w:commentRangeStart w:id="37"/>
      <w:ins w:author="TKeppler" w:date="2026-06-15T09:41:00Z" w:id="38">
        <w:r>
          <w:rPr>
            <w:color w:val="000000"/>
          </w:rPr>
          <w:t>Omitted</w:t>
        </w:r>
      </w:ins>
      <w:commentRangeEnd w:id="37"/>
      <w:r>
        <w:rPr>
          <w:rStyle w:val="CommentReference"/>
          <w:b/>
          <w:bCs/>
          <w:color w:val="000000"/>
          <w:sz w:val="22"/>
          <w:szCs w:val="22"/>
        </w:rPr>
        <w:commentReference w:id="37"/>
      </w:r>
      <w:ins w:author="ANGEL WESLEY" w:date="2026-06-09T19:48:00Z" w:id="39">
        <w:del w:author="TKeppler" w:date="2026-06-15T09:41:00Z" w:id="40">
          <w:r>
            <w:rPr>
              <w:b/>
              <w:bCs/>
              <w:color w:val="000000"/>
            </w:rPr>
            <w:delText>Change of Terms:</w:delText>
          </w:r>
          <w:r>
            <w:rPr>
              <w:color w:val="000000"/>
            </w:rPr>
            <w:delText xml:space="preserve"> Partner shall have the right to terminate this Agreement if Signify unilaterally amends the Platform Terms in a manner that materially affects Partner</w:delText>
          </w:r>
        </w:del>
        <w:r>
          <w:rPr>
            <w:color w:val="000000"/>
          </w:rPr>
          <w:t>.</w:t>
        </w:r>
      </w:ins>
    </w:p>
    <w:p w:rsidR="009E7E07" w:rsidRDefault="00D4478F" w14:paraId="0E955DB5" w14:textId="07A8C277">
      <w:pPr>
        <w:pStyle w:val="ListParagraph"/>
        <w:numPr>
          <w:ilvl w:val="1"/>
          <w:numId w:val="23"/>
        </w:numPr>
        <w:pBdr>
          <w:top w:val="none" w:color="000000" w:sz="4" w:space="0"/>
          <w:left w:val="none" w:color="000000" w:sz="4" w:space="0"/>
          <w:bottom w:val="none" w:color="000000" w:sz="4" w:space="0"/>
          <w:right w:val="none" w:color="000000" w:sz="4" w:space="0"/>
          <w:between w:val="none" w:color="000000" w:sz="4" w:space="0"/>
        </w:pBdr>
        <w:spacing w:after="120" w:line="276" w:lineRule="auto"/>
        <w:ind w:left="720" w:hanging="720"/>
        <w:contextualSpacing w:val="0"/>
        <w:jc w:val="both"/>
        <w:rPr/>
      </w:pPr>
      <w:commentRangeStart w:id="42"/>
      <w:ins w:author="TKeppler" w:date="2026-06-15T09:46:00Z" w:id="43">
        <w:r>
          <w:rPr>
            <w:b/>
            <w:bCs/>
            <w:color w:val="000000"/>
          </w:rPr>
          <w:t>Omitted</w:t>
        </w:r>
      </w:ins>
      <w:commentRangeEnd w:id="42"/>
      <w:r>
        <w:rPr>
          <w:rStyle w:val="CommentReference"/>
          <w:b/>
          <w:bCs/>
          <w:color w:val="000000"/>
          <w:sz w:val="22"/>
          <w:szCs w:val="22"/>
        </w:rPr>
        <w:commentReference w:id="42"/>
      </w:r>
      <w:ins w:author="ANGEL WESLEY" w:date="2026-06-09T19:48:00Z" w:id="44">
        <w:del w:author="TKeppler" w:date="2026-06-15T09:46:00Z" w:id="45">
          <w:r>
            <w:rPr>
              <w:b/>
              <w:bCs/>
              <w:color w:val="000000"/>
            </w:rPr>
            <w:delText>Program Modifications:</w:delText>
          </w:r>
          <w:r>
            <w:rPr>
              <w:color w:val="000000"/>
            </w:rPr>
            <w:delText xml:space="preserve"> Any modifications to the Card Program as it affects Partner require the mutual written agreement of both parties</w:delText>
          </w:r>
        </w:del>
        <w:r>
          <w:rPr>
            <w:color w:val="000000"/>
          </w:rPr>
          <w:t>.</w:t>
        </w:r>
      </w:ins>
    </w:p>
    <w:p w:rsidR="009E7E07" w:rsidRDefault="00D4478F" w14:paraId="304E2917" w14:textId="2AE07540">
      <w:pPr>
        <w:pStyle w:val="ListParagraph"/>
        <w:numPr>
          <w:ilvl w:val="1"/>
          <w:numId w:val="23"/>
        </w:numPr>
        <w:pBdr>
          <w:top w:val="none" w:color="000000" w:sz="4" w:space="0"/>
          <w:left w:val="none" w:color="000000" w:sz="4" w:space="0"/>
          <w:bottom w:val="none" w:color="000000" w:sz="4" w:space="0"/>
          <w:right w:val="none" w:color="000000" w:sz="4" w:space="0"/>
          <w:between w:val="none" w:color="000000" w:sz="4" w:space="0"/>
        </w:pBdr>
        <w:spacing w:after="120" w:line="276" w:lineRule="auto"/>
        <w:ind w:left="720" w:hanging="720"/>
        <w:contextualSpacing w:val="0"/>
        <w:jc w:val="both"/>
        <w:rPr/>
      </w:pPr>
      <w:commentRangeStart w:id="47"/>
      <w:ins w:author="ANGEL WESLEY" w:date="2026-06-09T19:48:00Z" w:id="48">
        <w:r>
          <w:rPr>
            <w:b/>
            <w:bCs/>
            <w:color w:val="000000"/>
          </w:rPr>
          <w:t>Daily Spend Limits:</w:t>
        </w:r>
        <w:r>
          <w:rPr>
            <w:color w:val="000000"/>
          </w:rPr>
          <w:t xml:space="preserve"> Daily spend limits shall be set according to agreed thresholds, </w:t>
        </w:r>
        <w:del w:author="TKeppler" w:date="2026-06-15T09:49:00Z" w:id="49">
          <w:r>
            <w:rPr>
              <w:color w:val="000000"/>
            </w:rPr>
            <w:delText>rather than at Signify's sole discretion.</w:delText>
          </w:r>
        </w:del>
      </w:ins>
      <w:ins w:author="TKeppler" w:date="2026-06-15T09:49:00Z" w:id="50">
        <w:r>
          <w:rPr>
            <w:color w:val="000000"/>
          </w:rPr>
          <w:t>subject to Rai</w:t>
        </w:r>
      </w:ins>
      <w:ins w:author="TKeppler" w:date="2026-06-15T09:50:00Z" w:id="51">
        <w:r>
          <w:rPr>
            <w:color w:val="000000"/>
          </w:rPr>
          <w:t xml:space="preserve">n’s risk management requirements and applicable network rules. </w:t>
        </w:r>
      </w:ins>
      <w:commentRangeEnd w:id="47"/>
      <w:r>
        <w:rPr>
          <w:rStyle w:val="CommentReference"/>
          <w:sz w:val="22"/>
          <w:szCs w:val="22"/>
        </w:rPr>
        <w:commentReference w:id="47"/>
      </w:r>
    </w:p>
    <w:p w:rsidR="009E7E07" w:rsidRDefault="00D4478F" w14:paraId="1088579E" w14:textId="12CCFD3D">
      <w:pPr>
        <w:pStyle w:val="ListParagraph"/>
        <w:numPr>
          <w:ilvl w:val="1"/>
          <w:numId w:val="23"/>
        </w:numPr>
        <w:pBdr>
          <w:top w:val="none" w:color="000000" w:sz="4" w:space="0"/>
          <w:left w:val="none" w:color="000000" w:sz="4" w:space="0"/>
          <w:bottom w:val="none" w:color="000000" w:sz="4" w:space="0"/>
          <w:right w:val="none" w:color="000000" w:sz="4" w:space="0"/>
          <w:between w:val="none" w:color="000000" w:sz="4" w:space="0"/>
        </w:pBdr>
        <w:spacing w:after="120" w:line="276" w:lineRule="auto"/>
        <w:ind w:left="720" w:hanging="720"/>
        <w:contextualSpacing w:val="0"/>
        <w:jc w:val="both"/>
        <w:rPr/>
      </w:pPr>
      <w:ins w:author="ANGEL WESLEY" w:date="2026-06-09T19:48:00Z" w:id="53">
        <w:r>
          <w:rPr>
            <w:b/>
            <w:bCs/>
            <w:color w:val="000000"/>
          </w:rPr>
          <w:t>Change of Control:</w:t>
        </w:r>
        <w:r>
          <w:rPr>
            <w:color w:val="000000"/>
          </w:rPr>
          <w:t xml:space="preserve"> Partner shall notify Signify of any genuine change of Control as soon as practicable, </w:t>
        </w:r>
        <w:del w:author="TKeppler" w:date="2026-06-15T09:53:00Z" w:id="54">
          <w:r>
            <w:rPr>
              <w:color w:val="000000"/>
            </w:rPr>
            <w:delText>but shall not be held to the notice period set forth in the Terms of Service</w:delText>
          </w:r>
        </w:del>
      </w:ins>
      <w:ins w:author="TKeppler" w:date="2026-06-15T09:53:00Z" w:id="55">
        <w:r>
          <w:rPr>
            <w:color w:val="000000"/>
          </w:rPr>
          <w:t xml:space="preserve">but no later than </w:t>
        </w:r>
      </w:ins>
      <w:ins w:author="TKeppler" w:date="2026-06-15T09:59:00Z" w:id="56">
        <w:r>
          <w:rPr>
            <w:color w:val="000000"/>
          </w:rPr>
          <w:t>five (5</w:t>
        </w:r>
      </w:ins>
      <w:ins w:author="TKeppler" w:date="2026-06-15T09:53:00Z" w:id="57">
        <w:r>
          <w:rPr>
            <w:color w:val="000000"/>
          </w:rPr>
          <w:t xml:space="preserve">) business days </w:t>
        </w:r>
      </w:ins>
      <w:ins w:author="TKeppler" w:date="2026-06-15T09:54:00Z" w:id="58">
        <w:r>
          <w:rPr>
            <w:color w:val="000000"/>
          </w:rPr>
          <w:t xml:space="preserve">following the </w:t>
        </w:r>
      </w:ins>
      <w:ins w:author="TKeppler" w:date="2026-06-15T09:59:00Z" w:id="59">
        <w:r>
          <w:rPr>
            <w:color w:val="000000"/>
          </w:rPr>
          <w:t>public announcement or closing of such transaction, whichever occurs first.</w:t>
        </w:r>
      </w:ins>
      <w:ins w:author="ANGEL WESLEY" w:date="2026-06-09T19:48:00Z" w:id="60">
        <w:del w:author="TKeppler" w:date="2026-06-15T09:59:00Z" w:id="61">
          <w:r>
            <w:rPr>
              <w:color w:val="000000"/>
            </w:rPr>
            <w:delText>.</w:delText>
          </w:r>
        </w:del>
      </w:ins>
    </w:p>
    <w:p w:rsidR="009E7E07" w:rsidRDefault="00D4478F" w14:paraId="5C868402" w14:textId="77777777">
      <w:pPr>
        <w:pStyle w:val="ListParagraph"/>
        <w:numPr>
          <w:ilvl w:val="1"/>
          <w:numId w:val="23"/>
        </w:numPr>
        <w:pBdr>
          <w:top w:val="none" w:color="000000" w:sz="4" w:space="0"/>
          <w:left w:val="none" w:color="000000" w:sz="4" w:space="0"/>
          <w:bottom w:val="none" w:color="000000" w:sz="4" w:space="0"/>
          <w:right w:val="none" w:color="000000" w:sz="4" w:space="0"/>
          <w:between w:val="none" w:color="000000" w:sz="4" w:space="0"/>
        </w:pBdr>
        <w:spacing w:after="120" w:line="276" w:lineRule="auto"/>
        <w:ind w:left="720" w:hanging="720"/>
        <w:contextualSpacing w:val="0"/>
        <w:jc w:val="both"/>
        <w:rPr/>
      </w:pPr>
      <w:commentRangeStart w:id="63"/>
      <w:ins w:author="ANGEL WESLEY" w:date="2026-06-09T19:48:00Z" w:id="64">
        <w:r>
          <w:rPr>
            <w:b/>
            <w:bCs/>
            <w:color w:val="000000"/>
          </w:rPr>
          <w:t>Audit Rights:</w:t>
        </w:r>
        <w:r>
          <w:rPr>
            <w:color w:val="000000"/>
          </w:rPr>
          <w:t xml:space="preserve"> Partner shall have the right to audit Signify where required for regulatory reasons. All audits conducted by either party shall be upon reasonable notice and limited to the access reasonably required for the specific scope of the audit.</w:t>
        </w:r>
      </w:ins>
      <w:commentRangeEnd w:id="63"/>
      <w:r>
        <w:rPr>
          <w:rStyle w:val="CommentReference"/>
          <w:sz w:val="22"/>
          <w:szCs w:val="22"/>
        </w:rPr>
        <w:commentReference w:id="63"/>
      </w:r>
    </w:p>
    <w:p w:rsidR="009E7E07" w:rsidRDefault="00D4478F" w14:paraId="3254246D" w14:textId="7637DA9D">
      <w:pPr>
        <w:pStyle w:val="ListParagraph"/>
        <w:numPr>
          <w:ilvl w:val="1"/>
          <w:numId w:val="23"/>
        </w:numPr>
        <w:pBdr>
          <w:top w:val="none" w:color="000000" w:sz="4" w:space="0"/>
          <w:left w:val="none" w:color="000000" w:sz="4" w:space="0"/>
          <w:bottom w:val="none" w:color="000000" w:sz="4" w:space="0"/>
          <w:right w:val="none" w:color="000000" w:sz="4" w:space="0"/>
          <w:between w:val="none" w:color="000000" w:sz="4" w:space="0"/>
        </w:pBdr>
        <w:spacing w:after="120" w:line="276" w:lineRule="auto"/>
        <w:ind w:left="720" w:hanging="720"/>
        <w:contextualSpacing w:val="0"/>
        <w:jc w:val="both"/>
        <w:rPr/>
      </w:pPr>
      <w:ins w:author="ANGEL WESLEY" w:date="2026-06-09T19:48:00Z" w:id="66">
        <w:r>
          <w:rPr>
            <w:b/>
            <w:bCs/>
            <w:color w:val="000000"/>
          </w:rPr>
          <w:t>Reporting Timeline:</w:t>
        </w:r>
        <w:r>
          <w:rPr>
            <w:color w:val="000000"/>
          </w:rPr>
          <w:t xml:space="preserve"> The timeline for providing annual audited financials shall be within a thirty (30) days following </w:t>
        </w:r>
        <w:del w:author="TKeppler" w:date="2026-06-15T10:04:00Z" w:id="67">
          <w:r>
            <w:rPr>
              <w:color w:val="000000"/>
            </w:rPr>
            <w:delText xml:space="preserve">reasonable </w:delText>
          </w:r>
        </w:del>
      </w:ins>
      <w:ins w:author="TKeppler" w:date="2026-06-15T10:04:00Z" w:id="68">
        <w:r>
          <w:rPr>
            <w:color w:val="000000"/>
          </w:rPr>
          <w:t xml:space="preserve">written </w:t>
        </w:r>
      </w:ins>
      <w:ins w:author="ANGEL WESLEY" w:date="2026-06-09T19:48:00Z" w:id="69">
        <w:r>
          <w:rPr>
            <w:color w:val="000000"/>
          </w:rPr>
          <w:t>demand by Signif</w:t>
        </w:r>
      </w:ins>
      <w:ins w:author="TKeppler" w:date="2026-06-15T10:01:00Z" w:id="70">
        <w:r>
          <w:rPr>
            <w:color w:val="000000"/>
          </w:rPr>
          <w:t>y</w:t>
        </w:r>
      </w:ins>
      <w:ins w:author="ANGEL WESLEY" w:date="2026-06-09T19:48:00Z" w:id="71">
        <w:del w:author="TKeppler" w:date="2026-06-15T10:01:00Z" w:id="72">
          <w:r>
            <w:rPr>
              <w:color w:val="000000"/>
            </w:rPr>
            <w:delText>icant</w:delText>
          </w:r>
        </w:del>
        <w:r>
          <w:rPr>
            <w:color w:val="000000"/>
          </w:rPr>
          <w:t xml:space="preserve">, </w:t>
        </w:r>
        <w:del w:author="TKeppler" w:date="2026-06-15T10:06:00Z" w:id="73">
          <w:r>
            <w:rPr>
              <w:color w:val="000000"/>
            </w:rPr>
            <w:delText>provided, however, that such demand shall be only made once per calendar year between June 1 and December 31 of such year for the prior financial year.</w:delText>
          </w:r>
        </w:del>
      </w:ins>
      <w:ins w:author="TKeppler" w:date="2026-06-15T10:06:00Z" w:id="74">
        <w:r>
          <w:rPr>
            <w:color w:val="000000"/>
          </w:rPr>
          <w:t xml:space="preserve">or within thirty (30) days of the date such audited financials are completed and available, whichever is later. </w:t>
        </w:r>
      </w:ins>
    </w:p>
    <w:p w:rsidR="009E7E07" w:rsidRDefault="00D4478F" w14:paraId="61063067" w14:textId="618A8436">
      <w:pPr>
        <w:pStyle w:val="Heading2"/>
        <w:spacing w:after="240" w:line="275" w:lineRule="auto"/>
        <w:rPr>
          <w:b w:val="0"/>
          <w:bCs w:val="0"/>
          <w:color w:val="000000"/>
          <w:sz w:val="22"/>
          <w:szCs w:val="22"/>
        </w:rPr>
      </w:pPr>
      <w:ins w:author="ANGEL WESLEY" w:date="2026-06-09T19:48:00Z" w:id="75">
        <w:r>
          <w:rPr>
            <w:b w:val="0"/>
            <w:bCs w:val="0"/>
            <w:color w:val="000000"/>
            <w:sz w:val="22"/>
            <w:szCs w:val="22"/>
          </w:rPr>
          <w:t xml:space="preserve">8. </w:t>
        </w:r>
        <w:r>
          <w:rPr>
            <w:b w:val="0"/>
            <w:bCs w:val="0"/>
            <w:color w:val="000000"/>
            <w:sz w:val="22"/>
            <w:szCs w:val="22"/>
          </w:rPr>
          <w:tab/>
        </w:r>
      </w:ins>
      <w:r>
        <w:rPr>
          <w:b w:val="0"/>
          <w:bCs w:val="0"/>
          <w:color w:val="000000"/>
          <w:sz w:val="22"/>
          <w:szCs w:val="22"/>
          <w:u w:val="single"/>
        </w:rPr>
        <w:t>Miscellaneous</w:t>
      </w:r>
      <w:r>
        <w:rPr>
          <w:b w:val="0"/>
          <w:bCs w:val="0"/>
          <w:color w:val="000000"/>
          <w:sz w:val="22"/>
          <w:szCs w:val="22"/>
        </w:rPr>
        <w:t>.</w:t>
      </w:r>
    </w:p>
    <w:p w:rsidR="009E7E07" w:rsidRDefault="00D4478F" w14:paraId="457BD235" w14:textId="2A1E107E">
      <w:pPr>
        <w:pStyle w:val="Heading3"/>
        <w:spacing w:before="0" w:line="275" w:lineRule="auto"/>
        <w:rPr>
          <w:color w:val="000000"/>
          <w:sz w:val="22"/>
          <w:szCs w:val="22"/>
        </w:rPr>
      </w:pPr>
      <w:ins w:author="ANGEL WESLEY" w:date="2026-06-09T19:48:00Z" w:id="76">
        <w:r>
          <w:rPr>
            <w:color w:val="000000"/>
            <w:sz w:val="22"/>
            <w:szCs w:val="22"/>
          </w:rPr>
          <w:t xml:space="preserve">8.1 </w:t>
        </w:r>
        <w:r>
          <w:rPr>
            <w:color w:val="000000"/>
            <w:sz w:val="22"/>
            <w:szCs w:val="22"/>
          </w:rPr>
          <w:tab/>
        </w:r>
      </w:ins>
      <w:r>
        <w:rPr>
          <w:color w:val="000000"/>
          <w:sz w:val="22"/>
          <w:szCs w:val="22"/>
        </w:rPr>
        <w:t>Invoicing</w:t>
      </w:r>
    </w:p>
    <w:p w:rsidR="009E7E07" w:rsidRDefault="00D4478F" w14:paraId="3A3C1F95" w14:textId="5FB2FBA6">
      <w:pPr>
        <w:pBdr>
          <w:top w:val="none" w:color="000000" w:sz="4" w:space="0"/>
          <w:left w:val="none" w:color="000000" w:sz="4" w:space="0"/>
          <w:bottom w:val="none" w:color="000000" w:sz="4" w:space="0"/>
          <w:right w:val="none" w:color="000000" w:sz="4" w:space="0"/>
          <w:between w:val="none" w:color="000000" w:sz="4" w:space="0"/>
        </w:pBdr>
        <w:spacing w:after="240" w:line="275" w:lineRule="auto"/>
        <w:jc w:val="both"/>
        <w:rPr>
          <w:color w:val="000000"/>
        </w:rPr>
      </w:pPr>
      <w:del w:author="ANGEL WESLEY" w:date="2026-06-09T19:48:00Z" w:id="77">
        <w:r>
          <w:rPr>
            <w:rFonts w:eastAsia="Inter"/>
            <w:color w:val="000000"/>
          </w:rPr>
          <w:delText xml:space="preserve">. </w:delText>
        </w:r>
      </w:del>
      <w:r>
        <w:rPr>
          <w:color w:val="000000"/>
        </w:rPr>
        <w:t xml:space="preserve">Where applicable, Signify will provide monthly invoices to Partner in United States Dollars (USD) and payment of such invoices will be due no later than thirty (30) days after Partner’s receipt of Signify’s invoice. Any payments not received by the payment due date will </w:t>
      </w:r>
      <w:del w:author="ANGEL WESLEY" w:date="2026-06-09T19:48:00Z" w:id="78">
        <w:r>
          <w:rPr>
            <w:rFonts w:eastAsia="Inter"/>
            <w:color w:val="000000"/>
          </w:rPr>
          <w:delText>accrue interest at a rate equal</w:delText>
        </w:r>
      </w:del>
      <w:ins w:author="ANGEL WESLEY" w:date="2026-06-09T19:48:00Z" w:id="79">
        <w:del w:author="TKeppler" w:date="2026-06-15T10:14:00Z" w:id="80">
          <w:r>
            <w:rPr>
              <w:color w:val="000000"/>
            </w:rPr>
            <w:delText>be subject</w:delText>
          </w:r>
        </w:del>
      </w:ins>
      <w:del w:author="TKeppler" w:date="2026-06-15T10:14:00Z" w:id="81">
        <w:r>
          <w:rPr>
            <w:color w:val="000000"/>
          </w:rPr>
          <w:delText xml:space="preserve"> to </w:delText>
        </w:r>
      </w:del>
      <w:ins w:author="ANGEL WESLEY" w:date="2026-06-09T19:48:00Z" w:id="82">
        <w:del w:author="TKeppler" w:date="2026-06-15T10:14:00Z" w:id="83">
          <w:r>
            <w:rPr>
              <w:color w:val="000000"/>
            </w:rPr>
            <w:delText xml:space="preserve">a fixed administrative fee in </w:delText>
          </w:r>
        </w:del>
      </w:ins>
      <w:del w:author="TKeppler" w:date="2026-06-15T10:14:00Z" w:id="84">
        <w:r>
          <w:rPr>
            <w:color w:val="000000"/>
          </w:rPr>
          <w:delText xml:space="preserve">the </w:delText>
        </w:r>
        <w:r>
          <w:rPr>
            <w:rFonts w:eastAsia="Inter"/>
            <w:color w:val="000000"/>
          </w:rPr>
          <w:delText xml:space="preserve">lesser of 1.5% per month or the maximum </w:delText>
        </w:r>
        <w:r>
          <w:rPr>
            <w:color w:val="000000"/>
          </w:rPr>
          <w:delText xml:space="preserve">amount </w:delText>
        </w:r>
        <w:r>
          <w:rPr>
            <w:rFonts w:eastAsia="Inter"/>
            <w:color w:val="000000"/>
          </w:rPr>
          <w:delText>allowed by law</w:delText>
        </w:r>
      </w:del>
      <w:ins w:author="ANGEL WESLEY" w:date="2026-06-09T19:48:00Z" w:id="85">
        <w:del w:author="TKeppler" w:date="2026-06-15T10:14:00Z" w:id="86">
          <w:r>
            <w:rPr>
              <w:color w:val="000000"/>
            </w:rPr>
            <w:delText>of $250</w:delText>
          </w:r>
        </w:del>
      </w:ins>
      <w:ins w:author="TKeppler" w:date="2026-06-15T10:14:00Z" w:id="87">
        <w:r>
          <w:rPr>
            <w:rFonts w:eastAsia="Inter"/>
            <w:color w:val="000000"/>
          </w:rPr>
          <w:t>accrue interest at a rate equal to the lesser of 1.5% per month or the maximum amount allowed by law</w:t>
        </w:r>
      </w:ins>
      <w:r>
        <w:rPr>
          <w:color w:val="000000"/>
        </w:rPr>
        <w:t xml:space="preserve">. </w:t>
      </w:r>
      <w:commentRangeStart w:id="88"/>
      <w:r>
        <w:rPr>
          <w:color w:val="000000"/>
        </w:rPr>
        <w:t>Partner</w:t>
      </w:r>
      <w:commentRangeEnd w:id="88"/>
      <w:r>
        <w:rPr>
          <w:rStyle w:val="CommentReference"/>
          <w:color w:val="000000"/>
          <w:sz w:val="22"/>
          <w:szCs w:val="22"/>
        </w:rPr>
        <w:commentReference w:id="88"/>
      </w:r>
      <w:r>
        <w:rPr>
          <w:color w:val="000000"/>
        </w:rPr>
        <w:t xml:space="preserve"> will be liable to Signify for any costs incurred by Signify in the collection of past due amounts hereunder including, but limited to, Signify’s reasonable attorney’s fees.</w:t>
      </w:r>
    </w:p>
    <w:p w:rsidR="009E7E07" w:rsidRDefault="00D4478F" w14:paraId="2F947949" w14:textId="77777777">
      <w:pPr>
        <w:pStyle w:val="Heading3"/>
        <w:spacing w:before="0" w:line="275" w:lineRule="auto"/>
        <w:rPr>
          <w:color w:val="000000"/>
          <w:sz w:val="22"/>
          <w:szCs w:val="22"/>
        </w:rPr>
      </w:pPr>
      <w:ins w:author="ANGEL WESLEY" w:date="2026-06-09T19:48:00Z" w:id="89">
        <w:r>
          <w:rPr>
            <w:color w:val="000000"/>
            <w:sz w:val="22"/>
            <w:szCs w:val="22"/>
          </w:rPr>
          <w:t xml:space="preserve">8.2 </w:t>
        </w:r>
      </w:ins>
      <w:r>
        <w:rPr>
          <w:color w:val="000000"/>
          <w:sz w:val="22"/>
          <w:szCs w:val="22"/>
        </w:rPr>
        <w:t>Additional Representations and Warranties</w:t>
      </w:r>
    </w:p>
    <w:p w:rsidR="009E7E07" w:rsidRDefault="00D4478F" w14:paraId="6DFDBD68" w14:textId="77777777">
      <w:pPr>
        <w:pBdr>
          <w:top w:val="none" w:color="000000" w:sz="4" w:space="0"/>
          <w:left w:val="none" w:color="000000" w:sz="4" w:space="0"/>
          <w:bottom w:val="none" w:color="000000" w:sz="4" w:space="0"/>
          <w:right w:val="none" w:color="000000" w:sz="4" w:space="0"/>
          <w:between w:val="none" w:color="000000" w:sz="4" w:space="0"/>
        </w:pBdr>
        <w:spacing w:line="275" w:lineRule="auto"/>
        <w:jc w:val="both"/>
        <w:rPr>
          <w:color w:val="000000"/>
        </w:rPr>
      </w:pPr>
      <w:del w:author="ANGEL WESLEY" w:date="2026-06-09T19:48:00Z" w:id="90">
        <w:r>
          <w:rPr>
            <w:rFonts w:eastAsia="Inter"/>
            <w:color w:val="000000"/>
          </w:rPr>
          <w:delText xml:space="preserve">. </w:delText>
        </w:r>
      </w:del>
      <w:r>
        <w:rPr>
          <w:color w:val="000000"/>
        </w:rPr>
        <w:t>In addition to any representations and warranties made by the parties under the Terms of Service, upon execution of this Agreement and any amendment to this Agreement, each party represents and warrants to the other that:</w:t>
      </w:r>
    </w:p>
    <w:p w:rsidR="009E7E07" w:rsidRDefault="009E7E07" w14:paraId="63FC07E5" w14:textId="77777777">
      <w:pPr>
        <w:pBdr>
          <w:top w:val="none" w:color="000000" w:sz="4" w:space="0"/>
          <w:left w:val="none" w:color="000000" w:sz="4" w:space="0"/>
          <w:bottom w:val="none" w:color="000000" w:sz="4" w:space="0"/>
          <w:right w:val="none" w:color="000000" w:sz="4" w:space="0"/>
          <w:between w:val="none" w:color="000000" w:sz="4" w:space="0"/>
        </w:pBdr>
        <w:spacing w:line="275" w:lineRule="auto"/>
        <w:jc w:val="both"/>
        <w:rPr>
          <w:color w:val="000000"/>
        </w:rPr>
      </w:pPr>
    </w:p>
    <w:p w:rsidR="009E7E07" w:rsidRDefault="00D4478F" w14:paraId="3A584175" w14:textId="77777777">
      <w:pPr>
        <w:numPr>
          <w:ilvl w:val="0"/>
          <w:numId w:val="12"/>
        </w:numPr>
        <w:pBdr>
          <w:top w:val="none" w:color="000000" w:sz="4" w:space="0"/>
          <w:left w:val="none" w:color="000000" w:sz="4" w:space="0"/>
          <w:bottom w:val="none" w:color="000000" w:sz="4" w:space="0"/>
          <w:right w:val="none" w:color="000000" w:sz="4" w:space="0"/>
          <w:between w:val="none" w:color="000000" w:sz="4" w:space="0"/>
        </w:pBdr>
        <w:spacing w:line="275" w:lineRule="auto"/>
        <w:jc w:val="both"/>
      </w:pPr>
      <w:r>
        <w:rPr>
          <w:color w:val="000000"/>
        </w:rPr>
        <w:t xml:space="preserve">it has the power and authority to grant the rights and enter into, deliver and perform the </w:t>
      </w:r>
      <w:r>
        <w:rPr>
          <w:color w:val="000000"/>
        </w:rPr>
        <w:lastRenderedPageBreak/>
        <w:t>obligations set forth in this Agreement and has taken all steps required to do the same;</w:t>
      </w:r>
    </w:p>
    <w:p w:rsidR="009E7E07" w:rsidRDefault="00D4478F" w14:paraId="66D3F6F3" w14:textId="77777777">
      <w:pPr>
        <w:numPr>
          <w:ilvl w:val="0"/>
          <w:numId w:val="12"/>
        </w:numPr>
        <w:pBdr>
          <w:top w:val="none" w:color="000000" w:sz="4" w:space="0"/>
          <w:left w:val="none" w:color="000000" w:sz="4" w:space="0"/>
          <w:bottom w:val="none" w:color="000000" w:sz="4" w:space="0"/>
          <w:right w:val="none" w:color="000000" w:sz="4" w:space="0"/>
          <w:between w:val="none" w:color="000000" w:sz="4" w:space="0"/>
        </w:pBdr>
        <w:spacing w:line="275" w:lineRule="auto"/>
        <w:jc w:val="both"/>
      </w:pPr>
      <w:r>
        <w:rPr>
          <w:color w:val="000000"/>
        </w:rPr>
        <w:t>all necessary corporate and other action, including procuring any consents, authorizations, approvals or filings, has been taken to enable it to validly enter into this Agreement and the execution of this Agreement by the person representing it is sufficient to render this Agreement binding upon such party;</w:t>
      </w:r>
    </w:p>
    <w:p w:rsidR="009E7E07" w:rsidRDefault="00D4478F" w14:paraId="6CB5B31F" w14:textId="77777777">
      <w:pPr>
        <w:numPr>
          <w:ilvl w:val="0"/>
          <w:numId w:val="12"/>
        </w:numPr>
        <w:pBdr>
          <w:top w:val="none" w:color="000000" w:sz="4" w:space="0"/>
          <w:left w:val="none" w:color="000000" w:sz="4" w:space="0"/>
          <w:bottom w:val="none" w:color="000000" w:sz="4" w:space="0"/>
          <w:right w:val="none" w:color="000000" w:sz="4" w:space="0"/>
          <w:between w:val="none" w:color="000000" w:sz="4" w:space="0"/>
        </w:pBdr>
        <w:spacing w:line="275" w:lineRule="auto"/>
        <w:jc w:val="both"/>
      </w:pPr>
      <w:r>
        <w:rPr>
          <w:color w:val="000000"/>
        </w:rPr>
        <w:t>this Agreement will be a legal, valid and binding obligation of such party, enforceable against such party in accordance with its terms; and</w:t>
      </w:r>
    </w:p>
    <w:p w:rsidR="009E7E07" w:rsidRDefault="00D4478F" w14:paraId="11A5AD37" w14:textId="77777777">
      <w:pPr>
        <w:numPr>
          <w:ilvl w:val="0"/>
          <w:numId w:val="12"/>
        </w:numPr>
        <w:pBdr>
          <w:top w:val="none" w:color="000000" w:sz="4" w:space="0"/>
          <w:left w:val="none" w:color="000000" w:sz="4" w:space="0"/>
          <w:bottom w:val="none" w:color="000000" w:sz="4" w:space="0"/>
          <w:right w:val="none" w:color="000000" w:sz="4" w:space="0"/>
          <w:between w:val="none" w:color="000000" w:sz="4" w:space="0"/>
        </w:pBdr>
        <w:spacing w:line="275" w:lineRule="auto"/>
        <w:jc w:val="both"/>
      </w:pPr>
      <w:r>
        <w:rPr>
          <w:color w:val="000000"/>
        </w:rPr>
        <w:t>the performance of its obligations under this Agreement does not violate Applicable Law or breach any other agreement to which such party is bound.</w:t>
      </w:r>
    </w:p>
    <w:p w:rsidR="009E7E07" w:rsidRDefault="00D4478F" w14:paraId="49FA9BE9" w14:textId="19D2F45F">
      <w:pPr>
        <w:pStyle w:val="Heading3"/>
        <w:spacing w:line="275" w:lineRule="auto"/>
        <w:rPr>
          <w:color w:val="000000"/>
          <w:sz w:val="22"/>
          <w:szCs w:val="22"/>
        </w:rPr>
      </w:pPr>
      <w:commentRangeStart w:id="92"/>
      <w:ins w:author="ANGEL WESLEY" w:date="2026-06-09T19:48:00Z" w:id="93">
        <w:r>
          <w:rPr>
            <w:color w:val="000000"/>
            <w:sz w:val="22"/>
            <w:szCs w:val="22"/>
          </w:rPr>
          <w:t>8.3 SLAs</w:t>
        </w:r>
      </w:ins>
    </w:p>
    <w:p w:rsidR="009E7E07" w:rsidRDefault="00D4478F" w14:paraId="089F1005" w14:textId="7D00EE7D">
      <w:pPr>
        <w:rPr/>
      </w:pPr>
      <w:ins w:author="ANGEL WESLEY" w:date="2026-06-09T19:48:00Z" w:id="95">
        <w:r>
          <w:t xml:space="preserve">Signify shall comply with the SLAs set forth in </w:t>
        </w:r>
        <w:r>
          <w:rPr>
            <w:b/>
            <w:bCs/>
          </w:rPr>
          <w:t>Schedule 5</w:t>
        </w:r>
        <w:r>
          <w:t>.</w:t>
        </w:r>
      </w:ins>
      <w:commentRangeEnd w:id="92"/>
      <w:r>
        <w:rPr>
          <w:rStyle w:val="CommentReference"/>
          <w:sz w:val="22"/>
          <w:szCs w:val="22"/>
        </w:rPr>
        <w:commentReference w:id="92"/>
      </w:r>
    </w:p>
    <w:p w:rsidR="009E7E07" w:rsidRDefault="00D4478F" w14:paraId="1BF2E1B0" w14:textId="20530883">
      <w:pPr>
        <w:pStyle w:val="Heading3"/>
        <w:spacing w:line="275" w:lineRule="auto"/>
        <w:rPr>
          <w:color w:val="000000"/>
          <w:sz w:val="22"/>
          <w:szCs w:val="22"/>
        </w:rPr>
      </w:pPr>
      <w:ins w:author="ANGEL WESLEY" w:date="2026-06-09T19:48:00Z" w:id="97">
        <w:r>
          <w:rPr>
            <w:color w:val="000000"/>
            <w:sz w:val="22"/>
            <w:szCs w:val="22"/>
          </w:rPr>
          <w:t xml:space="preserve">8.4 </w:t>
        </w:r>
        <w:commentRangeStart w:id="98"/>
        <w:del w:author="TKeppler" w:date="2026-06-15T10:20:00Z" w:id="99">
          <w:r>
            <w:rPr>
              <w:color w:val="000000"/>
              <w:sz w:val="22"/>
              <w:szCs w:val="22"/>
            </w:rPr>
            <w:delText>Indemnification</w:delText>
          </w:r>
        </w:del>
      </w:ins>
    </w:p>
    <w:p w:rsidR="009E7E07" w:rsidRDefault="00D4478F" w14:paraId="4FC8D416" w14:textId="48FC317F">
      <w:pPr>
        <w:pStyle w:val="Heading3"/>
        <w:spacing w:line="275" w:lineRule="auto"/>
        <w:rPr>
          <w:color w:val="000000"/>
        </w:rPr>
        <w:pPrChange w:author="TKeppler" w:date="2026-06-15T10:20:00Z" w:id="101">
          <w:pPr>
            <w:pBdr>
              <w:top w:val="none" w:color="000000" w:sz="4" w:space="0"/>
              <w:left w:val="none" w:color="000000" w:sz="4" w:space="0"/>
              <w:bottom w:val="none" w:color="000000" w:sz="4" w:space="0"/>
              <w:right w:val="none" w:color="000000" w:sz="4" w:space="0"/>
              <w:between w:val="none" w:color="000000" w:sz="4" w:space="0"/>
            </w:pBdr>
            <w:spacing w:after="240" w:line="275" w:lineRule="auto"/>
            <w:jc w:val="both"/>
          </w:pPr>
        </w:pPrChange>
      </w:pPr>
      <w:ins w:author="ANGEL WESLEY" w:date="2026-06-09T19:48:00Z" w:id="102">
        <w:del w:author="TKeppler" w:date="2026-06-15T10:20:00Z" w:id="103">
          <w:r>
            <w:rPr>
              <w:color w:val="000000"/>
            </w:rPr>
            <w:delText>Signify shall indemnify, defend and hold harmless Partner and its affiliates from and against any and all claims, losses, liabilities, damages and expenses (including reasonable attorneys' fees) arising out of or relating to Signify's negligence, fraud, breach of data security, breach of confidentiality or infringement of any third-party intellectual property rights.</w:delText>
          </w:r>
        </w:del>
      </w:ins>
      <w:ins w:author="TKeppler" w:date="2026-06-15T10:20:00Z" w:id="104">
        <w:r>
          <w:rPr>
            <w:color w:val="000000"/>
            <w:sz w:val="22"/>
            <w:szCs w:val="22"/>
          </w:rPr>
          <w:t>Omitted</w:t>
        </w:r>
      </w:ins>
      <w:commentRangeEnd w:id="98"/>
      <w:r>
        <w:rPr>
          <w:rStyle w:val="CommentReference"/>
          <w:color w:val="000000"/>
          <w:sz w:val="28"/>
          <w:szCs w:val="28"/>
        </w:rPr>
        <w:commentReference w:id="98"/>
      </w:r>
    </w:p>
    <w:p w:rsidR="009E7E07" w:rsidRDefault="00D4478F" w14:paraId="667D1DD7" w14:textId="384A79F9">
      <w:pPr>
        <w:pStyle w:val="Heading3"/>
        <w:spacing w:before="0" w:line="275" w:lineRule="auto"/>
        <w:rPr>
          <w:color w:val="000000"/>
          <w:sz w:val="22"/>
          <w:szCs w:val="22"/>
        </w:rPr>
      </w:pPr>
      <w:ins w:author="ANGEL WESLEY" w:date="2026-06-09T19:48:00Z" w:id="106">
        <w:r>
          <w:rPr>
            <w:color w:val="000000"/>
            <w:sz w:val="22"/>
            <w:szCs w:val="22"/>
          </w:rPr>
          <w:t>8.5 Publicity</w:t>
        </w:r>
      </w:ins>
    </w:p>
    <w:p w:rsidR="009E7E07" w:rsidRDefault="00D4478F" w14:paraId="68EEB6BE" w14:textId="13A4C2AB">
      <w:pPr>
        <w:pBdr>
          <w:top w:val="none" w:color="000000" w:sz="4" w:space="0"/>
          <w:left w:val="none" w:color="000000" w:sz="4" w:space="0"/>
          <w:bottom w:val="none" w:color="000000" w:sz="4" w:space="0"/>
          <w:right w:val="none" w:color="000000" w:sz="4" w:space="0"/>
          <w:between w:val="none" w:color="000000" w:sz="4" w:space="0"/>
        </w:pBdr>
        <w:spacing w:after="240" w:line="275" w:lineRule="auto"/>
        <w:jc w:val="both"/>
        <w:rPr>
          <w:color w:val="000000"/>
        </w:rPr>
      </w:pPr>
      <w:ins w:author="TKeppler" w:date="2026-06-15T10:26:00Z" w:id="108">
        <w:r>
          <w:t xml:space="preserve">Signify agrees not to feature Partner specifically or prominently in any case study, press release, or co-branded marketing material without Partner's prior written consent. General references to Partner as a customer of Signify, including in customer lists, investor materials, or platform overviews, shall not require prior consent but shall be subject to Partner's right to request removal upon written notice, which Signify shall honor within fifteen (15) business </w:t>
        </w:r>
        <w:commentRangeStart w:id="109"/>
        <w:r>
          <w:t>days</w:t>
        </w:r>
      </w:ins>
      <w:commentRangeEnd w:id="109"/>
      <w:r>
        <w:rPr>
          <w:rStyle w:val="CommentReference"/>
          <w:sz w:val="22"/>
          <w:szCs w:val="22"/>
        </w:rPr>
        <w:commentReference w:id="109"/>
      </w:r>
      <w:ins w:author="TKeppler" w:date="2026-06-15T10:26:00Z" w:id="110">
        <w:r>
          <w:t>.</w:t>
        </w:r>
      </w:ins>
      <w:ins w:author="ANGEL WESLEY" w:date="2026-06-09T19:48:00Z" w:id="111">
        <w:del w:author="TKeppler" w:date="2026-06-15T10:26:00Z" w:id="112">
          <w:r>
            <w:rPr>
              <w:color w:val="000000"/>
            </w:rPr>
            <w:delText>Neither party may use the other party's name, logo or case studies in public marketing or client lists without the prior written consent of the other party</w:delText>
          </w:r>
        </w:del>
        <w:r>
          <w:rPr>
            <w:color w:val="000000"/>
          </w:rPr>
          <w:t>.</w:t>
        </w:r>
      </w:ins>
    </w:p>
    <w:p w:rsidR="009E7E07" w:rsidRDefault="00D4478F" w14:paraId="28E5779C" w14:textId="5FE6201D">
      <w:pPr>
        <w:pStyle w:val="Heading3"/>
        <w:spacing w:before="0" w:line="275" w:lineRule="auto"/>
        <w:rPr>
          <w:color w:val="000000"/>
          <w:sz w:val="22"/>
          <w:szCs w:val="22"/>
        </w:rPr>
      </w:pPr>
      <w:ins w:author="ANGEL WESLEY" w:date="2026-06-09T19:48:00Z" w:id="113">
        <w:r>
          <w:rPr>
            <w:color w:val="000000"/>
            <w:sz w:val="22"/>
            <w:szCs w:val="22"/>
          </w:rPr>
          <w:t xml:space="preserve">8.6 </w:t>
        </w:r>
      </w:ins>
      <w:r>
        <w:rPr>
          <w:color w:val="000000"/>
          <w:sz w:val="22"/>
          <w:szCs w:val="22"/>
        </w:rPr>
        <w:t>Entire Agreement</w:t>
      </w:r>
    </w:p>
    <w:p w:rsidR="009E7E07" w:rsidRDefault="00D4478F" w14:paraId="062A5452" w14:textId="1F4A0C3A">
      <w:pPr>
        <w:pBdr>
          <w:top w:val="none" w:color="000000" w:sz="4" w:space="0"/>
          <w:left w:val="none" w:color="000000" w:sz="4" w:space="0"/>
          <w:bottom w:val="none" w:color="000000" w:sz="4" w:space="0"/>
          <w:right w:val="none" w:color="000000" w:sz="4" w:space="0"/>
          <w:between w:val="none" w:color="000000" w:sz="4" w:space="0"/>
        </w:pBdr>
        <w:spacing w:line="275" w:lineRule="auto"/>
        <w:jc w:val="both"/>
        <w:rPr>
          <w:color w:val="000000"/>
        </w:rPr>
      </w:pPr>
      <w:del w:author="ANGEL WESLEY" w:date="2026-06-09T19:48:00Z" w:id="114">
        <w:r>
          <w:rPr>
            <w:rFonts w:eastAsia="Inter"/>
            <w:color w:val="000000"/>
          </w:rPr>
          <w:delText xml:space="preserve">. </w:delText>
        </w:r>
      </w:del>
      <w:r>
        <w:rPr>
          <w:color w:val="000000"/>
        </w:rPr>
        <w:t>This Agreement, including the Terms of Service and any attached or referenced Schedules, exhibits, and addenda, all of which are hereby incorporated into this Agreement by reference and made a part hereof, contains all the agreements and commitments between the parties with respect to any matter covered or mentioned herein and replaces all other prior agreements and commitments between the parties. No prior agreement, representation, warranty or undertaking pertaining to any such matter will have any force or effect</w:t>
      </w:r>
      <w:del w:author="ANGEL WESLEY" w:date="2026-06-09T19:48:00Z" w:id="115">
        <w:r>
          <w:rPr>
            <w:rFonts w:eastAsia="Inter"/>
            <w:color w:val="000000"/>
          </w:rPr>
          <w:delText>,</w:delText>
        </w:r>
      </w:del>
      <w:r>
        <w:rPr>
          <w:color w:val="000000"/>
        </w:rPr>
        <w:t xml:space="preserve"> and are expressly excluded to the fullest extent permitted by Applicable Law, unless expressly agreed in this Agreement.</w:t>
      </w:r>
    </w:p>
    <w:p w:rsidR="009E7E07" w:rsidRDefault="009E7E07" w14:paraId="0F82B9A3" w14:textId="77777777">
      <w:pPr>
        <w:pBdr>
          <w:top w:val="none" w:color="000000" w:sz="4" w:space="0"/>
          <w:left w:val="none" w:color="000000" w:sz="4" w:space="0"/>
          <w:bottom w:val="none" w:color="000000" w:sz="4" w:space="0"/>
          <w:right w:val="none" w:color="000000" w:sz="4" w:space="0"/>
          <w:between w:val="none" w:color="000000" w:sz="4" w:space="0"/>
        </w:pBdr>
        <w:spacing w:line="275" w:lineRule="auto"/>
        <w:jc w:val="both"/>
        <w:rPr>
          <w:color w:val="000000"/>
        </w:rPr>
      </w:pPr>
    </w:p>
    <w:p w:rsidR="009E7E07" w:rsidRDefault="009E7E07" w14:paraId="31123F2E" w14:textId="77777777">
      <w:pPr>
        <w:pBdr>
          <w:top w:val="none" w:color="000000" w:sz="4" w:space="0"/>
          <w:left w:val="none" w:color="000000" w:sz="4" w:space="0"/>
          <w:bottom w:val="none" w:color="000000" w:sz="4" w:space="0"/>
          <w:right w:val="none" w:color="000000" w:sz="4" w:space="0"/>
          <w:between w:val="none" w:color="000000" w:sz="4" w:space="0"/>
        </w:pBdr>
        <w:spacing w:line="275" w:lineRule="auto"/>
        <w:jc w:val="both"/>
        <w:rPr>
          <w:color w:val="000000"/>
        </w:rPr>
      </w:pPr>
    </w:p>
    <w:p w:rsidR="009E7E07" w:rsidRDefault="009E7E07" w14:paraId="359E91BF" w14:textId="77777777">
      <w:pPr>
        <w:pBdr>
          <w:top w:val="none" w:color="000000" w:sz="4" w:space="0"/>
          <w:left w:val="none" w:color="000000" w:sz="4" w:space="0"/>
          <w:bottom w:val="none" w:color="000000" w:sz="4" w:space="0"/>
          <w:right w:val="none" w:color="000000" w:sz="4" w:space="0"/>
          <w:between w:val="none" w:color="000000" w:sz="4" w:space="0"/>
        </w:pBdr>
        <w:spacing w:line="275" w:lineRule="auto"/>
        <w:jc w:val="both"/>
        <w:rPr>
          <w:color w:val="000000"/>
        </w:rPr>
      </w:pPr>
    </w:p>
    <w:p w:rsidR="009E7E07" w:rsidRDefault="00D4478F" w14:paraId="20F18D8E" w14:textId="6DEC191C">
      <w:pPr>
        <w:pBdr>
          <w:top w:val="none" w:color="000000" w:sz="4" w:space="0"/>
          <w:left w:val="none" w:color="000000" w:sz="4" w:space="0"/>
          <w:bottom w:val="none" w:color="000000" w:sz="4" w:space="0"/>
          <w:right w:val="none" w:color="000000" w:sz="4" w:space="0"/>
          <w:between w:val="none" w:color="000000" w:sz="4" w:space="0"/>
        </w:pBdr>
        <w:spacing w:after="300" w:line="275" w:lineRule="auto"/>
        <w:jc w:val="both"/>
        <w:rPr>
          <w:color w:val="000000"/>
        </w:rPr>
      </w:pPr>
      <w:r>
        <w:rPr>
          <w:color w:val="000000"/>
        </w:rPr>
        <w:t xml:space="preserve">By signing this Agreement, </w:t>
      </w:r>
      <w:commentRangeStart w:id="116"/>
      <w:del w:author="ANGEL WESLEY" w:date="2026-06-09T19:48:00Z" w:id="117">
        <w:r>
          <w:rPr>
            <w:rFonts w:eastAsia="Inter"/>
          </w:rPr>
          <w:delText>Partner</w:delText>
        </w:r>
      </w:del>
      <w:ins w:author="ANGEL WESLEY" w:date="2026-06-09T19:48:00Z" w:id="118">
        <w:r>
          <w:rPr>
            <w:color w:val="000000"/>
          </w:rPr>
          <w:t>each of the parties</w:t>
        </w:r>
      </w:ins>
      <w:r>
        <w:rPr>
          <w:color w:val="000000"/>
        </w:rPr>
        <w:t xml:space="preserve"> </w:t>
      </w:r>
      <w:commentRangeEnd w:id="116"/>
      <w:r>
        <w:rPr>
          <w:rStyle w:val="CommentReference"/>
          <w:color w:val="000000"/>
          <w:sz w:val="22"/>
          <w:szCs w:val="22"/>
        </w:rPr>
        <w:commentReference w:id="116"/>
      </w:r>
      <w:r>
        <w:rPr>
          <w:color w:val="000000"/>
        </w:rPr>
        <w:t>explicitly confirms that it has been provided with and accepts each of the Schedules as listed below. This Agreement may be signed electronically or in separate counterparts and is signed for and on behalf of:</w:t>
      </w:r>
    </w:p>
    <w:p w:rsidR="009E7E07" w:rsidRDefault="009E7E07" w14:paraId="1EBFF596" w14:textId="77777777">
      <w:pPr>
        <w:rPr>
          <w:rFonts w:eastAsia="Inter"/>
        </w:rPr>
      </w:pPr>
    </w:p>
    <w:p w:rsidR="009E7E07" w:rsidRDefault="009E7E07" w14:paraId="453D3556" w14:textId="77777777">
      <w:pPr>
        <w:rPr>
          <w:rFonts w:eastAsia="Inter"/>
        </w:rPr>
      </w:pPr>
    </w:p>
    <w:p w:rsidR="009E7E07" w:rsidRDefault="00D4478F" w14:paraId="583406C6" w14:textId="647742C6">
      <w:pPr>
        <w:rPr>
          <w:rFonts w:eastAsia="Inter"/>
        </w:rPr>
      </w:pPr>
      <w:r>
        <w:rPr>
          <w:rFonts w:eastAsia="Inter"/>
          <w:b/>
          <w:bCs/>
        </w:rPr>
        <w:t>For Partner</w:t>
      </w:r>
      <w:r>
        <w:rPr>
          <w:rFonts w:eastAsia="Inter"/>
        </w:rPr>
        <w:t>: MAL MONEY INC.</w:t>
      </w:r>
    </w:p>
    <w:p w:rsidR="009E7E07" w:rsidRDefault="009E7E07" w14:paraId="5EF4AE4C" w14:textId="77777777">
      <w:pPr>
        <w:rPr>
          <w:rFonts w:eastAsia="Inter"/>
        </w:rPr>
      </w:pPr>
    </w:p>
    <w:p w:rsidR="009E7E07" w:rsidRDefault="00D4478F" w14:paraId="6BCF87AD" w14:textId="77777777">
      <w:pPr>
        <w:rPr>
          <w:rFonts w:eastAsia="Inter"/>
        </w:rPr>
      </w:pPr>
      <w:r>
        <w:rPr>
          <w:rFonts w:eastAsia="Inter"/>
          <w:b/>
          <w:bCs/>
        </w:rPr>
        <w:t>Name</w:t>
      </w:r>
      <w:r>
        <w:rPr>
          <w:rFonts w:eastAsia="Inter"/>
        </w:rPr>
        <w:t xml:space="preserve">: </w:t>
      </w:r>
    </w:p>
    <w:p w:rsidR="009E7E07" w:rsidRDefault="009E7E07" w14:paraId="1394F189" w14:textId="77777777">
      <w:pPr>
        <w:rPr>
          <w:rFonts w:eastAsia="Inter"/>
        </w:rPr>
      </w:pPr>
    </w:p>
    <w:p w:rsidR="009E7E07" w:rsidRDefault="00D4478F" w14:paraId="5402C7A5" w14:textId="77777777">
      <w:pPr>
        <w:rPr>
          <w:rFonts w:eastAsia="Inter"/>
        </w:rPr>
      </w:pPr>
      <w:r>
        <w:rPr>
          <w:rFonts w:eastAsia="Inter"/>
          <w:b/>
          <w:bCs/>
        </w:rPr>
        <w:t>Signature</w:t>
      </w:r>
      <w:r>
        <w:rPr>
          <w:rFonts w:eastAsia="Inter"/>
        </w:rPr>
        <w:t xml:space="preserve">: </w:t>
      </w:r>
    </w:p>
    <w:p w:rsidR="009E7E07" w:rsidRDefault="009E7E07" w14:paraId="09B1EB99" w14:textId="77777777">
      <w:pPr>
        <w:rPr>
          <w:rFonts w:eastAsia="Inter"/>
        </w:rPr>
      </w:pPr>
    </w:p>
    <w:p w:rsidR="009E7E07" w:rsidRDefault="009E7E07" w14:paraId="09A7FA38" w14:textId="77777777">
      <w:pPr>
        <w:rPr>
          <w:rFonts w:eastAsia="Inter"/>
        </w:rPr>
      </w:pPr>
    </w:p>
    <w:p w:rsidR="009E7E07" w:rsidRDefault="009E7E07" w14:paraId="0C36DB36" w14:textId="77777777">
      <w:pPr>
        <w:rPr>
          <w:rFonts w:eastAsia="Inter"/>
        </w:rPr>
      </w:pPr>
    </w:p>
    <w:p w:rsidR="009E7E07" w:rsidRDefault="00D4478F" w14:paraId="2F84682E" w14:textId="77777777">
      <w:pPr>
        <w:rPr>
          <w:rFonts w:eastAsia="Inter"/>
        </w:rPr>
      </w:pPr>
      <w:r>
        <w:rPr>
          <w:rFonts w:eastAsia="Inter"/>
          <w:b/>
          <w:bCs/>
        </w:rPr>
        <w:t>Title</w:t>
      </w:r>
      <w:r>
        <w:rPr>
          <w:rFonts w:eastAsia="Inter"/>
        </w:rPr>
        <w:t xml:space="preserve">: </w:t>
      </w:r>
    </w:p>
    <w:p w:rsidR="009E7E07" w:rsidRDefault="009E7E07" w14:paraId="059D8415" w14:textId="77777777">
      <w:pPr>
        <w:rPr>
          <w:rFonts w:eastAsia="Inter"/>
        </w:rPr>
      </w:pPr>
    </w:p>
    <w:p w:rsidR="009E7E07" w:rsidRDefault="00D4478F" w14:paraId="06E0C52B" w14:textId="77777777">
      <w:pPr>
        <w:rPr>
          <w:rFonts w:eastAsia="Inter"/>
        </w:rPr>
      </w:pPr>
      <w:r>
        <w:rPr>
          <w:rFonts w:eastAsia="Inter"/>
          <w:b/>
          <w:bCs/>
        </w:rPr>
        <w:t>Date</w:t>
      </w:r>
      <w:r>
        <w:rPr>
          <w:rFonts w:eastAsia="Inter"/>
        </w:rPr>
        <w:t xml:space="preserve">: </w:t>
      </w:r>
    </w:p>
    <w:p w:rsidR="009E7E07" w:rsidRDefault="009E7E07" w14:paraId="77F8A430" w14:textId="77777777">
      <w:pPr>
        <w:rPr>
          <w:rFonts w:eastAsia="Inter"/>
        </w:rPr>
      </w:pPr>
    </w:p>
    <w:p w:rsidR="009E7E07" w:rsidRDefault="009E7E07" w14:paraId="18BFADAA" w14:textId="77777777">
      <w:pPr>
        <w:rPr>
          <w:rFonts w:eastAsia="Inter"/>
        </w:rPr>
      </w:pPr>
    </w:p>
    <w:p w:rsidR="009E7E07" w:rsidRDefault="009E7E07" w14:paraId="0C761FB6" w14:textId="77777777">
      <w:pPr>
        <w:rPr>
          <w:rFonts w:eastAsia="Inter"/>
        </w:rPr>
      </w:pPr>
    </w:p>
    <w:p w:rsidR="009E7E07" w:rsidRDefault="00D4478F" w14:paraId="2AAB5180" w14:textId="77777777">
      <w:pPr>
        <w:rPr>
          <w:rFonts w:eastAsia="Inter"/>
        </w:rPr>
      </w:pPr>
      <w:r>
        <w:rPr>
          <w:rFonts w:eastAsia="Inter"/>
        </w:rPr>
        <w:t>Signify Holdings, Inc.</w:t>
      </w:r>
    </w:p>
    <w:p w:rsidR="009E7E07" w:rsidRDefault="009E7E07" w14:paraId="096260D0" w14:textId="77777777">
      <w:pPr>
        <w:rPr>
          <w:rFonts w:eastAsia="Inter"/>
        </w:rPr>
      </w:pPr>
    </w:p>
    <w:p w:rsidR="009E7E07" w:rsidRDefault="00D4478F" w14:paraId="1E28BFB7" w14:textId="77777777">
      <w:pPr>
        <w:rPr>
          <w:rFonts w:eastAsia="Inter"/>
        </w:rPr>
      </w:pPr>
      <w:r>
        <w:rPr>
          <w:rFonts w:eastAsia="Inter"/>
          <w:b/>
          <w:bCs/>
        </w:rPr>
        <w:t>Name</w:t>
      </w:r>
      <w:r>
        <w:rPr>
          <w:rFonts w:eastAsia="Inter"/>
        </w:rPr>
        <w:t xml:space="preserve">: </w:t>
      </w:r>
    </w:p>
    <w:p w:rsidR="009E7E07" w:rsidRDefault="009E7E07" w14:paraId="1C4F9325" w14:textId="77777777">
      <w:pPr>
        <w:rPr>
          <w:rFonts w:eastAsia="Inter"/>
        </w:rPr>
      </w:pPr>
    </w:p>
    <w:p w:rsidR="009E7E07" w:rsidRDefault="00D4478F" w14:paraId="33CCA6BE" w14:textId="77777777">
      <w:pPr>
        <w:rPr>
          <w:rFonts w:eastAsia="Inter"/>
        </w:rPr>
      </w:pPr>
      <w:r>
        <w:rPr>
          <w:rFonts w:eastAsia="Inter"/>
          <w:b/>
          <w:bCs/>
        </w:rPr>
        <w:t>Signature</w:t>
      </w:r>
      <w:r>
        <w:rPr>
          <w:rFonts w:eastAsia="Inter"/>
        </w:rPr>
        <w:t xml:space="preserve">: </w:t>
      </w:r>
    </w:p>
    <w:p w:rsidR="009E7E07" w:rsidRDefault="009E7E07" w14:paraId="4D25989F" w14:textId="77777777">
      <w:pPr>
        <w:rPr>
          <w:rFonts w:eastAsia="Inter"/>
        </w:rPr>
      </w:pPr>
    </w:p>
    <w:p w:rsidR="009E7E07" w:rsidRDefault="009E7E07" w14:paraId="365CDE2F" w14:textId="77777777">
      <w:pPr>
        <w:rPr>
          <w:rFonts w:eastAsia="Inter"/>
        </w:rPr>
      </w:pPr>
    </w:p>
    <w:p w:rsidR="009E7E07" w:rsidRDefault="009E7E07" w14:paraId="23C4836C" w14:textId="77777777">
      <w:pPr>
        <w:rPr>
          <w:rFonts w:eastAsia="Inter"/>
        </w:rPr>
      </w:pPr>
    </w:p>
    <w:p w:rsidR="009E7E07" w:rsidRDefault="00D4478F" w14:paraId="44F2919D" w14:textId="77777777">
      <w:pPr>
        <w:rPr>
          <w:rFonts w:eastAsia="Inter"/>
        </w:rPr>
      </w:pPr>
      <w:r>
        <w:rPr>
          <w:rFonts w:eastAsia="Inter"/>
          <w:b/>
          <w:bCs/>
        </w:rPr>
        <w:t>Title</w:t>
      </w:r>
      <w:r>
        <w:rPr>
          <w:rFonts w:eastAsia="Inter"/>
        </w:rPr>
        <w:t xml:space="preserve">: </w:t>
      </w:r>
    </w:p>
    <w:p w:rsidR="009E7E07" w:rsidRDefault="009E7E07" w14:paraId="28C90389" w14:textId="77777777">
      <w:pPr>
        <w:rPr>
          <w:rFonts w:eastAsia="Inter"/>
        </w:rPr>
      </w:pPr>
    </w:p>
    <w:p w:rsidR="009E7E07" w:rsidRDefault="00D4478F" w14:paraId="42996DE5" w14:textId="77777777">
      <w:pPr>
        <w:rPr>
          <w:rFonts w:eastAsia="Inter"/>
        </w:rPr>
      </w:pPr>
      <w:r>
        <w:rPr>
          <w:rFonts w:eastAsia="Inter"/>
          <w:b/>
          <w:bCs/>
        </w:rPr>
        <w:t>Date</w:t>
      </w:r>
      <w:r>
        <w:rPr>
          <w:rFonts w:eastAsia="Inter"/>
        </w:rPr>
        <w:t xml:space="preserve">: </w:t>
      </w:r>
    </w:p>
    <w:p w:rsidR="009E7E07" w:rsidRDefault="009E7E07" w14:paraId="1319BCD7" w14:textId="77777777">
      <w:pPr>
        <w:rPr>
          <w:rFonts w:eastAsia="Inter"/>
        </w:rPr>
      </w:pPr>
    </w:p>
    <w:p w:rsidR="009E7E07" w:rsidRDefault="009E7E07" w14:paraId="05447882" w14:textId="3ACFCE6C">
      <w:pPr>
        <w:pBdr>
          <w:top w:val="none" w:color="000000" w:sz="4" w:space="0"/>
          <w:left w:val="none" w:color="000000" w:sz="4" w:space="0"/>
          <w:bottom w:val="none" w:color="000000" w:sz="4" w:space="0"/>
          <w:right w:val="none" w:color="000000" w:sz="4" w:space="0"/>
          <w:between w:val="none" w:color="000000" w:sz="4" w:space="0"/>
        </w:pBdr>
        <w:spacing w:after="225" w:line="275" w:lineRule="auto"/>
        <w:ind w:left="360"/>
        <w:rPr>
          <w:color w:val="000000"/>
        </w:rPr>
      </w:pPr>
    </w:p>
    <w:p w:rsidR="009E7E07" w:rsidRDefault="00D4478F" w14:paraId="32947C4B" w14:textId="77777777">
      <w:pPr>
        <w:rPr>
          <w:b/>
          <w:bCs/>
          <w:color w:val="000000"/>
          <w:sz w:val="32"/>
          <w:szCs w:val="32"/>
        </w:rPr>
      </w:pPr>
      <w:r>
        <w:rPr>
          <w:b/>
          <w:bCs/>
          <w:color w:val="000000"/>
          <w:sz w:val="32"/>
          <w:szCs w:val="32"/>
        </w:rPr>
        <w:br w:type="page" w:clear="all"/>
      </w:r>
    </w:p>
    <w:p w:rsidR="009E7E07" w:rsidRDefault="00D4478F" w14:paraId="23571149" w14:textId="68237034">
      <w:pPr>
        <w:rPr>
          <w:color w:val="000000"/>
          <w:sz w:val="32"/>
          <w:szCs w:val="32"/>
        </w:rPr>
      </w:pPr>
      <w:r>
        <w:rPr>
          <w:b/>
          <w:bCs/>
          <w:color w:val="000000"/>
          <w:sz w:val="32"/>
          <w:szCs w:val="32"/>
        </w:rPr>
        <w:lastRenderedPageBreak/>
        <w:t>Schedule 1 |</w:t>
      </w:r>
      <w:r>
        <w:rPr>
          <w:color w:val="000000"/>
          <w:sz w:val="32"/>
          <w:szCs w:val="32"/>
        </w:rPr>
        <w:t xml:space="preserve"> Terms of Service</w:t>
      </w:r>
    </w:p>
    <w:p w:rsidR="009E7E07" w:rsidRDefault="00D4478F" w14:paraId="5E3ED663" w14:textId="28A51A69">
      <w:pPr>
        <w:pBdr>
          <w:top w:val="none" w:color="000000" w:sz="4" w:space="0"/>
          <w:left w:val="none" w:color="000000" w:sz="4" w:space="0"/>
          <w:bottom w:val="none" w:color="000000" w:sz="4" w:space="0"/>
          <w:right w:val="none" w:color="000000" w:sz="4" w:space="0"/>
          <w:between w:val="none" w:color="000000" w:sz="4" w:space="0"/>
        </w:pBdr>
        <w:spacing w:line="275" w:lineRule="auto"/>
        <w:rPr>
          <w:color w:val="000000"/>
        </w:rPr>
      </w:pPr>
      <w:r>
        <w:rPr>
          <w:color w:val="000000"/>
        </w:rPr>
        <w:t>The current version of Signify Platform Terms are provided online and available for download at: legal.raincards.xyz/legal/platform-agreement</w:t>
      </w:r>
    </w:p>
    <w:p w:rsidR="009E7E07" w:rsidRDefault="009E7E07" w14:paraId="2BB38F00" w14:textId="77777777">
      <w:pPr>
        <w:pBdr>
          <w:top w:val="none" w:color="000000" w:sz="4" w:space="0"/>
          <w:left w:val="none" w:color="000000" w:sz="4" w:space="0"/>
          <w:bottom w:val="none" w:color="000000" w:sz="4" w:space="0"/>
          <w:right w:val="none" w:color="000000" w:sz="4" w:space="0"/>
          <w:between w:val="none" w:color="000000" w:sz="4" w:space="0"/>
        </w:pBdr>
        <w:spacing w:line="275" w:lineRule="auto"/>
        <w:rPr>
          <w:color w:val="000000"/>
        </w:rPr>
      </w:pPr>
    </w:p>
    <w:p w:rsidR="009E7E07" w:rsidRDefault="00D4478F" w14:paraId="2281B038" w14:textId="77777777">
      <w:pPr>
        <w:pBdr>
          <w:top w:val="none" w:color="000000" w:sz="4" w:space="0"/>
          <w:left w:val="none" w:color="000000" w:sz="4" w:space="0"/>
          <w:bottom w:val="none" w:color="000000" w:sz="4" w:space="0"/>
          <w:right w:val="none" w:color="000000" w:sz="4" w:space="0"/>
          <w:between w:val="none" w:color="000000" w:sz="4" w:space="0"/>
        </w:pBdr>
        <w:spacing w:after="225" w:line="275" w:lineRule="auto"/>
        <w:rPr>
          <w:color w:val="000000"/>
        </w:rPr>
      </w:pPr>
      <w:r>
        <w:rPr>
          <w:noProof/>
        </w:rPr>
        <mc:AlternateContent>
          <mc:Choice Requires="wpg">
            <w:drawing>
              <wp:inline distT="0" distB="0" distL="0" distR="0" wp14:anchorId="2EA87C6B" wp14:editId="10B9E2BA">
                <wp:extent cx="5943600" cy="635"/>
                <wp:effectExtent l="0" t="0" r="0" b="0"/>
                <wp:docPr id="1" name="Horizontal Line 4"/>
                <wp:cNvGraphicFramePr/>
                <a:graphic xmlns:a="http://schemas.openxmlformats.org/drawingml/2006/main">
                  <a:graphicData uri="http://schemas.microsoft.com/office/word/2010/wordprocessingShape">
                    <wps:wsp>
                      <wps:cNvSpPr/>
                      <wps:spPr bwMode="auto">
                        <a:xfrm>
                          <a:off x="0" y="0"/>
                          <a:ext cx="5943600" cy="635"/>
                        </a:xfrm>
                        <a:prstGeom prst="rect">
                          <a:avLst/>
                        </a:prstGeom>
                        <a:noFill/>
                        <a:ln>
                          <a:solidFill>
                            <a:srgbClr val="000000"/>
                          </a:solidFill>
                        </a:ln>
                      </wps:spPr>
                      <wps:bodyPr rot="0">
                        <a:prstTxWarp prst="textNoShape">
                          <a:avLst/>
                        </a:prstTxWarp>
                        <a:noAutofit/>
                      </wps:bodyPr>
                    </wps:wsp>
                  </a:graphicData>
                </a:graphic>
              </wp:inline>
            </w:drawing>
          </mc:Choice>
          <mc:Fallback xmlns:a="http://schemas.openxmlformats.org/drawingml/2006/main">
            <w:pict>
              <v:shape id="shape 0" style="width:468.00pt;height:0.05pt;mso-wrap-distance-left:0.00pt;mso-wrap-distance-top:0.00pt;mso-wrap-distance-right:0.00pt;mso-wrap-distance-bottom:0.00pt;visibility:visible;" o:spid="_x0000_s0" filled="f" strokecolor="#000000" o:spt="1" type="#_x0000_t1"/>
            </w:pict>
          </mc:Fallback>
        </mc:AlternateContent>
      </w:r>
    </w:p>
    <w:p w:rsidR="009E7E07" w:rsidRDefault="00D4478F" w14:paraId="6452172E" w14:textId="77777777">
      <w:pPr>
        <w:pStyle w:val="Heading2"/>
        <w:spacing w:line="275" w:lineRule="auto"/>
        <w:rPr>
          <w:sz w:val="22"/>
          <w:szCs w:val="22"/>
        </w:rPr>
      </w:pPr>
      <w:r>
        <w:rPr>
          <w:sz w:val="22"/>
          <w:szCs w:val="22"/>
        </w:rPr>
        <w:br w:type="page" w:clear="all"/>
      </w:r>
    </w:p>
    <w:p w:rsidR="009E7E07" w:rsidRDefault="00D4478F" w14:paraId="3C501A73" w14:textId="77777777">
      <w:pPr>
        <w:pStyle w:val="Heading2"/>
        <w:spacing w:line="275" w:lineRule="auto"/>
        <w:rPr>
          <w:color w:val="000000"/>
          <w:sz w:val="32"/>
          <w:szCs w:val="32"/>
        </w:rPr>
      </w:pPr>
      <w:r>
        <w:rPr>
          <w:color w:val="000000"/>
          <w:sz w:val="32"/>
          <w:szCs w:val="32"/>
        </w:rPr>
        <w:lastRenderedPageBreak/>
        <w:t xml:space="preserve">Schedule 2 | </w:t>
      </w:r>
      <w:r>
        <w:rPr>
          <w:b w:val="0"/>
          <w:bCs w:val="0"/>
          <w:color w:val="000000"/>
          <w:sz w:val="32"/>
          <w:szCs w:val="32"/>
        </w:rPr>
        <w:t>Pricing</w:t>
      </w:r>
    </w:p>
    <w:tbl>
      <w:tblPr>
        <w:tblStyle w:val="StGen2"/>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2808"/>
        <w:gridCol w:w="6552"/>
      </w:tblGrid>
      <w:tr w:rsidR="009E7E07" w14:paraId="62924DD9" w14:textId="77777777">
        <w:tc>
          <w:tcPr>
            <w:tcW w:w="2808" w:type="dxa"/>
            <w:shd w:val="clear" w:color="auto" w:fill="F3F4F6"/>
            <w:tcMar>
              <w:top w:w="120" w:type="dxa"/>
              <w:left w:w="120" w:type="dxa"/>
              <w:bottom w:w="120" w:type="dxa"/>
              <w:right w:w="120" w:type="dxa"/>
            </w:tcMar>
          </w:tcPr>
          <w:p w:rsidR="009E7E07" w:rsidRDefault="00D4478F" w14:paraId="68138657" w14:textId="77777777">
            <w:pPr>
              <w:pBdr>
                <w:top w:val="none" w:color="000000" w:sz="4" w:space="0"/>
                <w:left w:val="none" w:color="000000" w:sz="4" w:space="0"/>
                <w:bottom w:val="none" w:color="000000" w:sz="4" w:space="0"/>
                <w:right w:val="none" w:color="000000" w:sz="4" w:space="0"/>
                <w:between w:val="none" w:color="000000" w:sz="4" w:space="0"/>
              </w:pBdr>
              <w:spacing w:line="275" w:lineRule="auto"/>
              <w:rPr>
                <w:b/>
                <w:bCs/>
                <w:color w:val="000000"/>
              </w:rPr>
            </w:pPr>
            <w:r>
              <w:rPr>
                <w:b/>
                <w:bCs/>
                <w:color w:val="000000"/>
              </w:rPr>
              <w:t>PROGRAM TIER:</w:t>
            </w:r>
          </w:p>
        </w:tc>
        <w:tc>
          <w:tcPr>
            <w:tcW w:w="6552" w:type="dxa"/>
            <w:tcMar>
              <w:top w:w="120" w:type="dxa"/>
              <w:left w:w="120" w:type="dxa"/>
              <w:bottom w:w="120" w:type="dxa"/>
              <w:right w:w="120" w:type="dxa"/>
            </w:tcMar>
          </w:tcPr>
          <w:p w:rsidR="009E7E07" w:rsidRDefault="00D4478F" w14:paraId="5015AC45" w14:textId="77777777">
            <w:pPr>
              <w:pBdr>
                <w:top w:val="none" w:color="000000" w:sz="4" w:space="0"/>
                <w:left w:val="none" w:color="000000" w:sz="4" w:space="0"/>
                <w:bottom w:val="none" w:color="000000" w:sz="4" w:space="0"/>
                <w:right w:val="none" w:color="000000" w:sz="4" w:space="0"/>
                <w:between w:val="none" w:color="000000" w:sz="4" w:space="0"/>
              </w:pBdr>
              <w:spacing w:line="275" w:lineRule="auto"/>
              <w:rPr>
                <w:color w:val="000000"/>
              </w:rPr>
            </w:pPr>
            <w:r>
              <w:rPr>
                <w:color w:val="000000"/>
              </w:rPr>
              <w:t>Enterprise</w:t>
            </w:r>
          </w:p>
        </w:tc>
      </w:tr>
      <w:tr w:rsidR="009E7E07" w14:paraId="21C15700" w14:textId="77777777">
        <w:tc>
          <w:tcPr>
            <w:tcW w:w="2808" w:type="dxa"/>
            <w:shd w:val="clear" w:color="auto" w:fill="F3F4F6"/>
            <w:tcMar>
              <w:top w:w="120" w:type="dxa"/>
              <w:left w:w="120" w:type="dxa"/>
              <w:bottom w:w="120" w:type="dxa"/>
              <w:right w:w="120" w:type="dxa"/>
            </w:tcMar>
          </w:tcPr>
          <w:p w:rsidR="009E7E07" w:rsidRDefault="00D4478F" w14:paraId="17AAFE3E" w14:textId="77777777">
            <w:pPr>
              <w:pBdr>
                <w:top w:val="none" w:color="000000" w:sz="4" w:space="0"/>
                <w:left w:val="none" w:color="000000" w:sz="4" w:space="0"/>
                <w:bottom w:val="none" w:color="000000" w:sz="4" w:space="0"/>
                <w:right w:val="none" w:color="000000" w:sz="4" w:space="0"/>
                <w:between w:val="none" w:color="000000" w:sz="4" w:space="0"/>
              </w:pBdr>
              <w:spacing w:line="275" w:lineRule="auto"/>
              <w:rPr>
                <w:b/>
                <w:bCs/>
                <w:color w:val="000000"/>
              </w:rPr>
            </w:pPr>
            <w:r>
              <w:rPr>
                <w:b/>
                <w:bCs/>
                <w:color w:val="000000"/>
              </w:rPr>
              <w:t>CARD PROGRAM:</w:t>
            </w:r>
          </w:p>
        </w:tc>
        <w:tc>
          <w:tcPr>
            <w:tcW w:w="6552" w:type="dxa"/>
            <w:tcMar>
              <w:top w:w="120" w:type="dxa"/>
              <w:left w:w="120" w:type="dxa"/>
              <w:bottom w:w="120" w:type="dxa"/>
              <w:right w:w="120" w:type="dxa"/>
            </w:tcMar>
          </w:tcPr>
          <w:p w:rsidR="009E7E07" w:rsidRDefault="00D4478F" w14:paraId="15E84B6C" w14:textId="77777777">
            <w:pPr>
              <w:pBdr>
                <w:top w:val="none" w:color="000000" w:sz="4" w:space="0"/>
                <w:left w:val="none" w:color="000000" w:sz="4" w:space="0"/>
                <w:bottom w:val="none" w:color="000000" w:sz="4" w:space="0"/>
                <w:right w:val="none" w:color="000000" w:sz="4" w:space="0"/>
                <w:between w:val="none" w:color="000000" w:sz="4" w:space="0"/>
              </w:pBdr>
              <w:spacing w:line="275" w:lineRule="auto"/>
              <w:rPr>
                <w:color w:val="000000"/>
              </w:rPr>
            </w:pPr>
            <w:r>
              <w:rPr>
                <w:color w:val="000000"/>
              </w:rPr>
              <w:t>USD Denominated Visa</w:t>
            </w:r>
          </w:p>
        </w:tc>
      </w:tr>
      <w:tr w:rsidR="009E7E07" w14:paraId="1133622F" w14:textId="77777777">
        <w:trPr/>
        <w:tc>
          <w:tcPr>
            <w:tcW w:w="2808" w:type="dxa"/>
            <w:shd w:val="clear" w:color="auto" w:fill="F3F4F6"/>
            <w:tcMar>
              <w:top w:w="120" w:type="dxa"/>
              <w:left w:w="120" w:type="dxa"/>
              <w:bottom w:w="120" w:type="dxa"/>
              <w:right w:w="120" w:type="dxa"/>
            </w:tcMar>
          </w:tcPr>
          <w:p w:rsidR="009E7E07" w:rsidRDefault="009E7E07" w14:paraId="1C4A5BC5" w14:textId="4099F25F">
            <w:pPr>
              <w:pBdr>
                <w:top w:val="none" w:color="000000" w:sz="4" w:space="0"/>
                <w:left w:val="none" w:color="000000" w:sz="4" w:space="0"/>
                <w:bottom w:val="none" w:color="000000" w:sz="4" w:space="0"/>
                <w:right w:val="none" w:color="000000" w:sz="4" w:space="0"/>
                <w:between w:val="none" w:color="000000" w:sz="4" w:space="0"/>
              </w:pBdr>
              <w:spacing w:line="275" w:lineRule="auto"/>
              <w:rPr>
                <w:b/>
                <w:bCs/>
                <w:color w:val="000000"/>
              </w:rPr>
            </w:pPr>
          </w:p>
        </w:tc>
        <w:tc>
          <w:tcPr>
            <w:tcW w:w="6552" w:type="dxa"/>
            <w:tcMar>
              <w:top w:w="120" w:type="dxa"/>
              <w:left w:w="120" w:type="dxa"/>
              <w:bottom w:w="120" w:type="dxa"/>
              <w:right w:w="120" w:type="dxa"/>
            </w:tcMar>
          </w:tcPr>
          <w:p w:rsidR="009E7E07" w:rsidRDefault="009E7E07" w14:paraId="6BAF67A9" w14:textId="6CF3F795">
            <w:pPr>
              <w:pBdr>
                <w:top w:val="none" w:color="000000" w:sz="4" w:space="0"/>
                <w:left w:val="none" w:color="000000" w:sz="4" w:space="0"/>
                <w:bottom w:val="none" w:color="000000" w:sz="4" w:space="0"/>
                <w:right w:val="none" w:color="000000" w:sz="4" w:space="0"/>
                <w:between w:val="none" w:color="000000" w:sz="4" w:space="0"/>
              </w:pBdr>
              <w:spacing w:line="275" w:lineRule="auto"/>
              <w:rPr>
                <w:color w:val="000000"/>
              </w:rPr>
            </w:pPr>
          </w:p>
        </w:tc>
      </w:tr>
    </w:tbl>
    <w:p w:rsidR="009E7E07" w:rsidRDefault="009E7E07" w14:paraId="3EA9CCD9" w14:textId="77777777">
      <w:pPr>
        <w:pBdr>
          <w:top w:val="none" w:color="000000" w:sz="4" w:space="0"/>
          <w:left w:val="none" w:color="000000" w:sz="4" w:space="0"/>
          <w:bottom w:val="none" w:color="000000" w:sz="4" w:space="0"/>
          <w:right w:val="none" w:color="000000" w:sz="4" w:space="0"/>
          <w:between w:val="none" w:color="000000" w:sz="4" w:space="0"/>
        </w:pBdr>
        <w:spacing w:line="275" w:lineRule="auto"/>
        <w:rPr/>
      </w:pPr>
    </w:p>
    <w:p w:rsidR="009E7E07" w:rsidRDefault="009E7E07" w14:paraId="2574F388" w14:textId="77777777">
      <w:pPr>
        <w:widowControl/>
        <w:spacing w:line="276" w:lineRule="auto"/>
        <w:jc w:val="both"/>
        <w:rPr>
          <w:rFonts w:ascii="Inter" w:hAnsi="Inter" w:eastAsia="Inter" w:cs="Inter"/>
          <w:lang w:val="en" w:eastAsia="en-US"/>
        </w:rPr>
      </w:pPr>
    </w:p>
    <w:tbl>
      <w:tblPr>
        <w:tblStyle w:val="3"/>
        <w:tblpPr w:leftFromText="180" w:rightFromText="180" w:topFromText="180" w:bottomFromText="180" w:horzAnchor="margin" w:tblpX="-705" w:tblpY="945"/>
        <w:tblW w:w="10787" w:type="dxa"/>
        <w:tblBorders>
          <w:top w:val="single" w:color="9E9E9E" w:sz="8" w:space="0"/>
          <w:left w:val="single" w:color="9E9E9E" w:sz="8" w:space="0"/>
          <w:bottom w:val="single" w:color="9E9E9E" w:sz="8" w:space="0"/>
          <w:right w:val="single" w:color="9E9E9E" w:sz="8" w:space="0"/>
          <w:insideH w:val="single" w:color="9E9E9E" w:sz="8" w:space="0"/>
          <w:insideV w:val="single" w:color="9E9E9E" w:sz="8" w:space="0"/>
        </w:tblBorders>
        <w:tblLayout w:type="fixed"/>
        <w:tblLook w:val="0600" w:firstRow="0" w:lastRow="0" w:firstColumn="0" w:lastColumn="0" w:noHBand="1" w:noVBand="1"/>
      </w:tblPr>
      <w:tblGrid>
        <w:gridCol w:w="2102"/>
        <w:gridCol w:w="8685"/>
      </w:tblGrid>
      <w:tr w:rsidR="009E7E07" w14:paraId="7B4A6DFA" w14:textId="77777777">
        <w:trPr>
          <w:trHeight w:val="466"/>
        </w:trPr>
        <w:tc>
          <w:tcPr>
            <w:tcW w:w="2102" w:type="dxa"/>
            <w:tcBorders>
              <w:top w:val="single" w:color="FFFFFF" w:sz="8" w:space="0"/>
              <w:left w:val="single" w:color="FFFFFF" w:sz="8" w:space="0"/>
              <w:bottom w:val="single" w:color="FFFFFF" w:sz="8" w:space="0"/>
              <w:right w:val="single" w:color="FFFFFF" w:sz="8" w:space="0"/>
            </w:tcBorders>
            <w:shd w:val="clear" w:color="auto" w:fill="F2F2F2"/>
            <w:tcMar>
              <w:top w:w="144" w:type="dxa"/>
              <w:left w:w="144" w:type="dxa"/>
              <w:bottom w:w="144" w:type="dxa"/>
              <w:right w:w="144" w:type="dxa"/>
            </w:tcMar>
            <w:vAlign w:val="center"/>
          </w:tcPr>
          <w:p w:rsidR="009E7E07" w:rsidRDefault="00D4478F" w14:paraId="12AF669A" w14:textId="77777777">
            <w:pPr>
              <w:rPr>
                <w:rFonts w:eastAsia="Inter"/>
                <w:b/>
                <w:color w:val="372D2D"/>
                <w:sz w:val="20"/>
                <w:szCs w:val="20"/>
              </w:rPr>
            </w:pPr>
            <w:r>
              <w:rPr>
                <w:rFonts w:eastAsia="Inter"/>
                <w:b/>
                <w:color w:val="372D2D"/>
                <w:sz w:val="20"/>
                <w:szCs w:val="20"/>
              </w:rPr>
              <w:t>PROGRAM TIER:</w:t>
            </w:r>
          </w:p>
        </w:tc>
        <w:tc>
          <w:tcPr>
            <w:tcW w:w="8685"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p w:rsidR="009E7E07" w:rsidRDefault="00D4478F" w14:paraId="6DFFCC47" w14:textId="77777777">
            <w:pPr>
              <w:jc w:val="both"/>
              <w:rPr>
                <w:rFonts w:eastAsia="Inter"/>
                <w:color w:val="372D2D"/>
                <w:sz w:val="20"/>
                <w:szCs w:val="20"/>
              </w:rPr>
            </w:pPr>
            <w:r>
              <w:rPr>
                <w:rFonts w:eastAsia="Inter"/>
                <w:color w:val="372D2D"/>
                <w:sz w:val="20"/>
                <w:szCs w:val="20"/>
              </w:rPr>
              <w:t>Enterprise</w:t>
            </w:r>
          </w:p>
        </w:tc>
      </w:tr>
      <w:tr w:rsidR="009E7E07" w14:paraId="716A05E8" w14:textId="77777777">
        <w:trPr>
          <w:trHeight w:val="466"/>
        </w:trPr>
        <w:tc>
          <w:tcPr>
            <w:tcW w:w="2102" w:type="dxa"/>
            <w:tcBorders>
              <w:top w:val="single" w:color="FFFFFF" w:sz="8" w:space="0"/>
              <w:left w:val="single" w:color="FFFFFF" w:sz="8" w:space="0"/>
              <w:bottom w:val="single" w:color="FFFFFF" w:sz="8" w:space="0"/>
              <w:right w:val="single" w:color="FFFFFF" w:sz="8" w:space="0"/>
            </w:tcBorders>
            <w:shd w:val="clear" w:color="auto" w:fill="F2F2F2"/>
            <w:tcMar>
              <w:top w:w="144" w:type="dxa"/>
              <w:left w:w="144" w:type="dxa"/>
              <w:bottom w:w="144" w:type="dxa"/>
              <w:right w:w="144" w:type="dxa"/>
            </w:tcMar>
            <w:vAlign w:val="center"/>
          </w:tcPr>
          <w:p w:rsidR="009E7E07" w:rsidRDefault="00D4478F" w14:paraId="5E496402" w14:textId="77777777">
            <w:pPr>
              <w:rPr>
                <w:rFonts w:eastAsia="Inter"/>
                <w:b/>
                <w:color w:val="372D2D"/>
                <w:sz w:val="20"/>
                <w:szCs w:val="20"/>
              </w:rPr>
            </w:pPr>
            <w:r>
              <w:rPr>
                <w:rFonts w:eastAsia="Inter"/>
                <w:b/>
                <w:color w:val="372D2D"/>
                <w:sz w:val="20"/>
                <w:szCs w:val="20"/>
              </w:rPr>
              <w:t>CARD PROGRAM:</w:t>
            </w:r>
          </w:p>
        </w:tc>
        <w:tc>
          <w:tcPr>
            <w:tcW w:w="8685"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p w:rsidR="009E7E07" w:rsidRDefault="00D4478F" w14:paraId="408E8DF9" w14:textId="77777777">
            <w:pPr>
              <w:jc w:val="both"/>
              <w:rPr>
                <w:rFonts w:eastAsia="Inter"/>
                <w:color w:val="372D2D"/>
                <w:sz w:val="20"/>
                <w:szCs w:val="20"/>
              </w:rPr>
            </w:pPr>
            <w:r>
              <w:rPr>
                <w:rFonts w:eastAsia="Inter"/>
                <w:color w:val="372D2D"/>
                <w:sz w:val="20"/>
                <w:szCs w:val="20"/>
              </w:rPr>
              <w:t>USD Denominated Visa</w:t>
            </w:r>
          </w:p>
        </w:tc>
      </w:tr>
      <w:tr w:rsidR="009E7E07" w14:paraId="0B717950" w14:textId="77777777">
        <w:trPr>
          <w:trHeight w:val="508"/>
        </w:trPr>
        <w:tc>
          <w:tcPr>
            <w:tcW w:w="10787" w:type="dxa"/>
            <w:gridSpan w:val="2"/>
            <w:tcBorders>
              <w:top w:val="single" w:color="FFFFFF" w:sz="8" w:space="0"/>
              <w:left w:val="single" w:color="FFFFFF" w:sz="8" w:space="0"/>
              <w:bottom w:val="single" w:color="FFFFFF" w:sz="8" w:space="0"/>
              <w:right w:val="single" w:color="FFFFFF" w:sz="8" w:space="0"/>
            </w:tcBorders>
            <w:shd w:val="clear" w:color="auto" w:fill="F2F2F2"/>
            <w:tcMar>
              <w:top w:w="144" w:type="dxa"/>
              <w:left w:w="144" w:type="dxa"/>
              <w:bottom w:w="144" w:type="dxa"/>
              <w:right w:w="144" w:type="dxa"/>
            </w:tcMar>
            <w:vAlign w:val="center"/>
          </w:tcPr>
          <w:p w:rsidR="009E7E07" w:rsidRDefault="00D4478F" w14:paraId="0E9BF768" w14:textId="77777777">
            <w:pPr>
              <w:jc w:val="both"/>
              <w:rPr>
                <w:rFonts w:eastAsia="Inter"/>
                <w:color w:val="372D2D"/>
                <w:sz w:val="20"/>
                <w:szCs w:val="20"/>
              </w:rPr>
            </w:pPr>
            <w:r>
              <w:rPr>
                <w:rFonts w:eastAsia="Inter"/>
                <w:b/>
                <w:color w:val="372D2D"/>
                <w:sz w:val="20"/>
                <w:szCs w:val="20"/>
              </w:rPr>
              <w:t xml:space="preserve">REVENUE SHARE: </w:t>
            </w:r>
            <w:r>
              <w:rPr>
                <w:rFonts w:eastAsia="Inter"/>
                <w:bCs/>
                <w:color w:val="372D2D"/>
                <w:sz w:val="20"/>
                <w:szCs w:val="20"/>
              </w:rPr>
              <w:t>The following represents revenue opportunities for the Partner.</w:t>
            </w:r>
            <w:r>
              <w:rPr>
                <w:rFonts w:eastAsia="Inter"/>
                <w:b/>
                <w:color w:val="372D2D"/>
                <w:sz w:val="20"/>
                <w:szCs w:val="20"/>
              </w:rPr>
              <w:t xml:space="preserve"> </w:t>
            </w:r>
            <w:r>
              <w:rPr>
                <w:rFonts w:eastAsia="Inter"/>
                <w:color w:val="372D2D"/>
                <w:sz w:val="20"/>
                <w:szCs w:val="20"/>
              </w:rPr>
              <w:t>Tiers are marginal and reset monthly.</w:t>
            </w:r>
          </w:p>
        </w:tc>
      </w:tr>
      <w:tr w:rsidR="009E7E07" w14:paraId="2600FB5A" w14:textId="77777777">
        <w:trPr>
          <w:trHeight w:val="393"/>
        </w:trPr>
        <w:tc>
          <w:tcPr>
            <w:tcW w:w="2102" w:type="dxa"/>
            <w:tcBorders>
              <w:top w:val="single" w:color="FFFFFF" w:sz="8" w:space="0"/>
              <w:left w:val="single" w:color="FFFFFF" w:sz="8" w:space="0"/>
              <w:bottom w:val="single" w:color="FFFFFF" w:sz="8" w:space="0"/>
              <w:right w:val="single" w:color="FFFFFF" w:sz="8" w:space="0"/>
            </w:tcBorders>
            <w:shd w:val="clear" w:color="auto" w:fill="F2F2F2"/>
            <w:tcMar>
              <w:top w:w="144" w:type="dxa"/>
              <w:left w:w="144" w:type="dxa"/>
              <w:bottom w:w="144" w:type="dxa"/>
              <w:right w:w="144" w:type="dxa"/>
            </w:tcMar>
            <w:vAlign w:val="center"/>
          </w:tcPr>
          <w:p w:rsidR="009E7E07" w:rsidRDefault="00D4478F" w14:paraId="0F509AA6" w14:textId="77777777">
            <w:pPr>
              <w:rPr>
                <w:rFonts w:eastAsia="Inter"/>
                <w:b/>
                <w:color w:val="372D2D"/>
                <w:sz w:val="20"/>
                <w:szCs w:val="20"/>
              </w:rPr>
            </w:pPr>
            <w:r>
              <w:rPr>
                <w:rFonts w:eastAsia="Inter"/>
                <w:b/>
                <w:color w:val="372D2D"/>
                <w:sz w:val="20"/>
                <w:szCs w:val="20"/>
              </w:rPr>
              <w:t>INTERCHANGE REVENUE:</w:t>
            </w:r>
          </w:p>
        </w:tc>
        <w:tc>
          <w:tcPr>
            <w:tcW w:w="8685"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tbl>
            <w:tblPr>
              <w:tblW w:w="0" w:type="auto"/>
              <w:tblCellMar>
                <w:top w:w="15" w:type="dxa"/>
                <w:left w:w="15" w:type="dxa"/>
                <w:bottom w:w="15" w:type="dxa"/>
                <w:right w:w="15" w:type="dxa"/>
              </w:tblCellMar>
              <w:tblLook w:val="04A0" w:firstRow="1" w:lastRow="0" w:firstColumn="1" w:lastColumn="0" w:noHBand="0" w:noVBand="1"/>
            </w:tblPr>
            <w:tblGrid>
              <w:gridCol w:w="4546"/>
              <w:gridCol w:w="3823"/>
            </w:tblGrid>
            <w:tr w:rsidR="009E7E07" w14:paraId="1B47B86C" w14:textId="77777777">
              <w:trPr>
                <w:tblHeader/>
              </w:trPr>
              <w:tc>
                <w:tcPr>
                  <w:tcW w:w="4546" w:type="dxa"/>
                </w:tcPr>
                <w:p w:rsidR="009E7E07" w:rsidP="002C3F94" w:rsidRDefault="00D4478F" w14:paraId="22499A03" w14:textId="77777777">
                  <w:pPr>
                    <w:framePr w:vSpace="180" w:hSpace="180" w:wrap="around" w:hAnchor="margin" w:x="-705" w:y="945"/>
                    <w:widowControl/>
                    <w:spacing w:line="276" w:lineRule="auto"/>
                    <w:rPr>
                      <w:rFonts w:eastAsia="Times New Roman"/>
                      <w:b/>
                      <w:bCs/>
                      <w:sz w:val="20"/>
                      <w:szCs w:val="20"/>
                      <w:lang w:val="en" w:eastAsia="en-US"/>
                    </w:rPr>
                  </w:pPr>
                  <w:r>
                    <w:rPr>
                      <w:rFonts w:eastAsia="Times New Roman"/>
                      <w:b/>
                      <w:bCs/>
                      <w:sz w:val="20"/>
                      <w:szCs w:val="20"/>
                      <w:lang w:val="en" w:eastAsia="en-US"/>
                    </w:rPr>
                    <w:t>MONTHLY GROSS PROCESSING VOLUME</w:t>
                  </w:r>
                </w:p>
              </w:tc>
              <w:tc>
                <w:tcPr>
                  <w:tcW w:w="3823" w:type="dxa"/>
                </w:tcPr>
                <w:p w:rsidR="009E7E07" w:rsidP="002C3F94" w:rsidRDefault="00D4478F" w14:paraId="7CA63868" w14:textId="77777777">
                  <w:pPr>
                    <w:framePr w:vSpace="180" w:hSpace="180" w:wrap="around" w:hAnchor="margin" w:x="-705" w:y="945"/>
                    <w:widowControl/>
                    <w:spacing w:line="276" w:lineRule="auto"/>
                    <w:jc w:val="center"/>
                    <w:rPr>
                      <w:rFonts w:eastAsia="Times New Roman"/>
                      <w:b/>
                      <w:bCs/>
                      <w:sz w:val="20"/>
                      <w:szCs w:val="20"/>
                      <w:lang w:val="en" w:eastAsia="en-US"/>
                    </w:rPr>
                  </w:pPr>
                  <w:r>
                    <w:rPr>
                      <w:rFonts w:eastAsia="Times New Roman"/>
                      <w:b/>
                      <w:bCs/>
                      <w:sz w:val="20"/>
                      <w:szCs w:val="20"/>
                      <w:lang w:val="en" w:eastAsia="en-US"/>
                    </w:rPr>
                    <w:t>GROSS PARTNER INTERCHANGE</w:t>
                  </w:r>
                </w:p>
              </w:tc>
            </w:tr>
            <w:tr w:rsidR="009E7E07" w14:paraId="297AD037" w14:textId="77777777">
              <w:tc>
                <w:tcPr>
                  <w:tcW w:w="4546" w:type="dxa"/>
                </w:tcPr>
                <w:p w:rsidR="009E7E07" w:rsidP="002C3F94" w:rsidRDefault="00D4478F" w14:paraId="1075AF55" w14:textId="77777777">
                  <w:pPr>
                    <w:framePr w:vSpace="180" w:hSpace="180" w:wrap="around" w:hAnchor="margin" w:x="-705" w:y="945"/>
                    <w:widowControl/>
                    <w:spacing w:line="276" w:lineRule="auto"/>
                    <w:rPr>
                      <w:rFonts w:eastAsia="Times New Roman"/>
                      <w:sz w:val="20"/>
                      <w:szCs w:val="20"/>
                      <w:lang w:val="en" w:eastAsia="en-US"/>
                    </w:rPr>
                  </w:pPr>
                  <w:r>
                    <w:rPr>
                      <w:rFonts w:eastAsia="Times New Roman"/>
                      <w:sz w:val="20"/>
                      <w:szCs w:val="20"/>
                      <w:lang w:val="en" w:eastAsia="en-US"/>
                    </w:rPr>
                    <w:t>$0-$10M</w:t>
                  </w:r>
                </w:p>
              </w:tc>
              <w:tc>
                <w:tcPr>
                  <w:tcW w:w="3823" w:type="dxa"/>
                </w:tcPr>
                <w:p w:rsidR="009E7E07" w:rsidP="002C3F94" w:rsidRDefault="00D4478F" w14:paraId="0DD4047B" w14:textId="77777777">
                  <w:pPr>
                    <w:framePr w:vSpace="180" w:hSpace="180" w:wrap="around" w:hAnchor="margin" w:x="-705" w:y="945"/>
                    <w:widowControl/>
                    <w:spacing w:line="276" w:lineRule="auto"/>
                    <w:jc w:val="center"/>
                    <w:rPr>
                      <w:rFonts w:eastAsia="Times New Roman"/>
                      <w:sz w:val="20"/>
                      <w:szCs w:val="20"/>
                      <w:lang w:val="en" w:eastAsia="en-US"/>
                    </w:rPr>
                  </w:pPr>
                  <w:del w:author="Kay Galarza" w:date="2026-06-22T19:27:00Z" w:id="126">
                    <w:r>
                      <w:rPr>
                        <w:rFonts w:eastAsia="Times New Roman"/>
                        <w:sz w:val="20"/>
                        <w:szCs w:val="20"/>
                        <w:lang w:val="en" w:eastAsia="en-US"/>
                      </w:rPr>
                      <w:delText>60</w:delText>
                    </w:r>
                  </w:del>
                  <w:ins w:author="Kay Galarza" w:date="2026-06-22T19:27:00Z" w:id="127">
                    <w:r>
                      <w:rPr>
                        <w:rFonts w:eastAsia="Times New Roman"/>
                        <w:sz w:val="20"/>
                        <w:szCs w:val="20"/>
                        <w:lang w:val="en" w:eastAsia="en-US"/>
                      </w:rPr>
                      <w:t>70</w:t>
                    </w:r>
                  </w:ins>
                  <w:r>
                    <w:rPr>
                      <w:rFonts w:eastAsia="Times New Roman"/>
                      <w:sz w:val="20"/>
                      <w:szCs w:val="20"/>
                      <w:lang w:val="en" w:eastAsia="en-US"/>
                    </w:rPr>
                    <w:t>%</w:t>
                  </w:r>
                </w:p>
              </w:tc>
            </w:tr>
            <w:tr w:rsidR="009E7E07" w14:paraId="6792A4AC" w14:textId="77777777">
              <w:tc>
                <w:tcPr>
                  <w:tcW w:w="4546" w:type="dxa"/>
                </w:tcPr>
                <w:p w:rsidR="009E7E07" w:rsidP="002C3F94" w:rsidRDefault="00D4478F" w14:paraId="75CA92AE" w14:textId="77777777">
                  <w:pPr>
                    <w:framePr w:vSpace="180" w:hSpace="180" w:wrap="around" w:hAnchor="margin" w:x="-705" w:y="945"/>
                    <w:widowControl/>
                    <w:spacing w:line="276" w:lineRule="auto"/>
                    <w:rPr>
                      <w:rFonts w:eastAsia="Times New Roman"/>
                      <w:sz w:val="20"/>
                      <w:szCs w:val="20"/>
                      <w:lang w:val="en" w:eastAsia="en-US"/>
                    </w:rPr>
                  </w:pPr>
                  <w:r>
                    <w:rPr>
                      <w:rFonts w:eastAsia="Times New Roman"/>
                      <w:sz w:val="20"/>
                      <w:szCs w:val="20"/>
                      <w:lang w:val="en" w:eastAsia="en-US"/>
                    </w:rPr>
                    <w:t>$10M-$25M</w:t>
                  </w:r>
                </w:p>
              </w:tc>
              <w:tc>
                <w:tcPr>
                  <w:tcW w:w="3823" w:type="dxa"/>
                </w:tcPr>
                <w:p w:rsidR="009E7E07" w:rsidP="002C3F94" w:rsidRDefault="00D4478F" w14:paraId="776A176A" w14:textId="77777777">
                  <w:pPr>
                    <w:framePr w:vSpace="180" w:hSpace="180" w:wrap="around" w:hAnchor="margin" w:x="-705" w:y="945"/>
                    <w:widowControl/>
                    <w:spacing w:line="276" w:lineRule="auto"/>
                    <w:jc w:val="center"/>
                    <w:rPr>
                      <w:rFonts w:eastAsia="Times New Roman"/>
                      <w:sz w:val="20"/>
                      <w:szCs w:val="20"/>
                      <w:lang w:val="en" w:eastAsia="en-US"/>
                    </w:rPr>
                  </w:pPr>
                  <w:del w:author="Kay Galarza" w:date="2026-06-22T19:27:00Z" w:id="128">
                    <w:r>
                      <w:rPr>
                        <w:rFonts w:eastAsia="Times New Roman"/>
                        <w:sz w:val="20"/>
                        <w:szCs w:val="20"/>
                        <w:lang w:val="en" w:eastAsia="en-US"/>
                      </w:rPr>
                      <w:delText>70</w:delText>
                    </w:r>
                  </w:del>
                  <w:ins w:author="Kay Galarza" w:date="2026-06-22T19:27:00Z" w:id="129">
                    <w:r>
                      <w:rPr>
                        <w:rFonts w:eastAsia="Times New Roman"/>
                        <w:sz w:val="20"/>
                        <w:szCs w:val="20"/>
                        <w:lang w:val="en" w:eastAsia="en-US"/>
                      </w:rPr>
                      <w:t>75</w:t>
                    </w:r>
                  </w:ins>
                  <w:r>
                    <w:rPr>
                      <w:rFonts w:eastAsia="Times New Roman"/>
                      <w:sz w:val="20"/>
                      <w:szCs w:val="20"/>
                      <w:lang w:val="en" w:eastAsia="en-US"/>
                    </w:rPr>
                    <w:t>%</w:t>
                  </w:r>
                </w:p>
              </w:tc>
            </w:tr>
            <w:tr w:rsidR="009E7E07" w14:paraId="7FC43A64" w14:textId="77777777">
              <w:tc>
                <w:tcPr>
                  <w:tcW w:w="4546" w:type="dxa"/>
                </w:tcPr>
                <w:p w:rsidR="009E7E07" w:rsidP="002C3F94" w:rsidRDefault="00D4478F" w14:paraId="7DF4AFCA" w14:textId="77777777">
                  <w:pPr>
                    <w:framePr w:vSpace="180" w:hSpace="180" w:wrap="around" w:hAnchor="margin" w:x="-705" w:y="945"/>
                    <w:widowControl/>
                    <w:spacing w:line="276" w:lineRule="auto"/>
                    <w:rPr>
                      <w:rFonts w:eastAsia="Times New Roman"/>
                      <w:sz w:val="20"/>
                      <w:szCs w:val="20"/>
                      <w:lang w:val="en" w:eastAsia="en-US"/>
                    </w:rPr>
                  </w:pPr>
                  <w:r>
                    <w:rPr>
                      <w:rFonts w:eastAsia="Times New Roman"/>
                      <w:sz w:val="20"/>
                      <w:szCs w:val="20"/>
                      <w:lang w:val="en" w:eastAsia="en-US"/>
                    </w:rPr>
                    <w:t>$25M+</w:t>
                  </w:r>
                </w:p>
              </w:tc>
              <w:tc>
                <w:tcPr>
                  <w:tcW w:w="3823" w:type="dxa"/>
                </w:tcPr>
                <w:p w:rsidR="009E7E07" w:rsidP="002C3F94" w:rsidRDefault="00D4478F" w14:paraId="2F08D836" w14:textId="77777777">
                  <w:pPr>
                    <w:framePr w:vSpace="180" w:hSpace="180" w:wrap="around" w:hAnchor="margin" w:x="-705" w:y="945"/>
                    <w:widowControl/>
                    <w:spacing w:line="276" w:lineRule="auto"/>
                    <w:jc w:val="center"/>
                    <w:rPr>
                      <w:rFonts w:eastAsia="Times New Roman"/>
                      <w:sz w:val="20"/>
                      <w:szCs w:val="20"/>
                      <w:lang w:val="en" w:eastAsia="en-US"/>
                    </w:rPr>
                  </w:pPr>
                  <w:r>
                    <w:rPr>
                      <w:rFonts w:eastAsia="Times New Roman"/>
                      <w:sz w:val="20"/>
                      <w:szCs w:val="20"/>
                      <w:lang w:val="en" w:eastAsia="en-US"/>
                    </w:rPr>
                    <w:t>80%</w:t>
                  </w:r>
                </w:p>
              </w:tc>
            </w:tr>
          </w:tbl>
          <w:p w:rsidR="009E7E07" w:rsidRDefault="009E7E07" w14:paraId="2A3D06F0" w14:textId="77777777">
            <w:pPr>
              <w:jc w:val="both"/>
              <w:rPr>
                <w:rFonts w:eastAsia="Inter"/>
                <w:color w:val="372D2D"/>
                <w:sz w:val="20"/>
                <w:szCs w:val="20"/>
              </w:rPr>
            </w:pPr>
          </w:p>
          <w:p w:rsidR="009E7E07" w:rsidRDefault="00D4478F" w14:paraId="023FE94D" w14:textId="77777777">
            <w:pPr>
              <w:jc w:val="both"/>
              <w:rPr>
                <w:rFonts w:eastAsia="Inter"/>
                <w:color w:val="372D2D"/>
                <w:sz w:val="20"/>
                <w:szCs w:val="20"/>
              </w:rPr>
            </w:pPr>
            <w:r>
              <w:rPr>
                <w:rFonts w:eastAsia="Inter"/>
                <w:i/>
                <w:color w:val="000000"/>
                <w:sz w:val="20"/>
                <w:szCs w:val="20"/>
              </w:rPr>
              <w:t>Partner interchange revenue is paid out monthly on a gross basis. Associated network fees are pass-through fees which are invoiced monthly and are dependent on size and transaction type. They may vary due to network adjustments.</w:t>
            </w:r>
          </w:p>
        </w:tc>
      </w:tr>
    </w:tbl>
    <w:p w:rsidR="009E7E07" w:rsidRDefault="00D4478F" w14:paraId="588A3C3A" w14:textId="77777777">
      <w:pPr>
        <w:spacing w:line="276" w:lineRule="auto"/>
        <w:rPr>
          <w:rFonts w:eastAsia="Inter"/>
          <w:sz w:val="20"/>
          <w:szCs w:val="20"/>
          <w:lang w:val="en" w:eastAsia="en-US"/>
        </w:rPr>
      </w:pPr>
      <w:r>
        <w:rPr>
          <w:lang w:val="en" w:eastAsia="en-US"/>
        </w:rPr>
        <w:br w:type="page" w:clear="all"/>
      </w:r>
    </w:p>
    <w:tbl>
      <w:tblPr>
        <w:tblStyle w:val="2"/>
        <w:tblpPr w:leftFromText="180" w:rightFromText="180" w:topFromText="180" w:bottomFromText="180" w:vertAnchor="text" w:tblpX="-720" w:tblpY="36"/>
        <w:tblW w:w="10772" w:type="dxa"/>
        <w:tblBorders>
          <w:top w:val="single" w:color="9E9E9E" w:sz="8" w:space="0"/>
          <w:left w:val="single" w:color="9E9E9E" w:sz="8" w:space="0"/>
          <w:bottom w:val="single" w:color="9E9E9E" w:sz="8" w:space="0"/>
          <w:right w:val="single" w:color="9E9E9E" w:sz="8" w:space="0"/>
          <w:insideH w:val="single" w:color="9E9E9E" w:sz="8" w:space="0"/>
          <w:insideV w:val="single" w:color="9E9E9E" w:sz="8" w:space="0"/>
        </w:tblBorders>
        <w:tblLayout w:type="fixed"/>
        <w:tblLook w:val="0600" w:firstRow="0" w:lastRow="0" w:firstColumn="0" w:lastColumn="0" w:noHBand="1" w:noVBand="1"/>
      </w:tblPr>
      <w:tblGrid>
        <w:gridCol w:w="2102"/>
        <w:gridCol w:w="8670"/>
      </w:tblGrid>
      <w:tr w:rsidR="009E7E07" w14:paraId="0EB76A44" w14:textId="77777777">
        <w:trPr>
          <w:trHeight w:val="508"/>
        </w:trPr>
        <w:tc>
          <w:tcPr>
            <w:tcW w:w="10772" w:type="dxa"/>
            <w:gridSpan w:val="2"/>
            <w:tcBorders>
              <w:top w:val="single" w:color="FFFFFF" w:sz="8" w:space="0"/>
              <w:left w:val="single" w:color="FFFFFF" w:sz="8" w:space="0"/>
              <w:bottom w:val="single" w:color="FFFFFF" w:sz="8" w:space="0"/>
              <w:right w:val="single" w:color="FFFFFF" w:sz="8" w:space="0"/>
            </w:tcBorders>
            <w:shd w:val="clear" w:color="auto" w:fill="F2F2F2"/>
            <w:tcMar>
              <w:top w:w="144" w:type="dxa"/>
              <w:left w:w="144" w:type="dxa"/>
              <w:bottom w:w="144" w:type="dxa"/>
              <w:right w:w="144" w:type="dxa"/>
            </w:tcMar>
            <w:vAlign w:val="center"/>
          </w:tcPr>
          <w:p w:rsidR="009E7E07" w:rsidRDefault="00D4478F" w14:paraId="4A35691E" w14:textId="77777777">
            <w:pPr>
              <w:jc w:val="both"/>
              <w:rPr>
                <w:rFonts w:eastAsia="Inter"/>
                <w:color w:val="372D2D"/>
                <w:sz w:val="20"/>
                <w:szCs w:val="20"/>
              </w:rPr>
            </w:pPr>
            <w:r>
              <w:rPr>
                <w:rFonts w:eastAsia="Inter"/>
                <w:b/>
                <w:color w:val="372D2D"/>
                <w:sz w:val="20"/>
                <w:szCs w:val="20"/>
              </w:rPr>
              <w:lastRenderedPageBreak/>
              <w:t xml:space="preserve">IMPLEMENTATION FEES: </w:t>
            </w:r>
            <w:r>
              <w:rPr>
                <w:rFonts w:eastAsia="Inter"/>
                <w:color w:val="372D2D"/>
                <w:sz w:val="20"/>
                <w:szCs w:val="20"/>
              </w:rPr>
              <w:t>One-time fees associated with program setup. These fees are due at signing.</w:t>
            </w:r>
          </w:p>
        </w:tc>
      </w:tr>
      <w:tr w:rsidR="009E7E07" w14:paraId="2D745984" w14:textId="77777777">
        <w:trPr>
          <w:trHeight w:val="466"/>
        </w:trPr>
        <w:tc>
          <w:tcPr>
            <w:tcW w:w="2102" w:type="dxa"/>
            <w:tcBorders>
              <w:top w:val="single" w:color="FFFFFF" w:sz="8" w:space="0"/>
              <w:left w:val="single" w:color="FFFFFF" w:sz="8" w:space="0"/>
              <w:bottom w:val="single" w:color="FFFFFF" w:sz="8" w:space="0"/>
              <w:right w:val="single" w:color="FFFFFF" w:sz="8" w:space="0"/>
            </w:tcBorders>
            <w:shd w:val="clear" w:color="auto" w:fill="F2F2F2"/>
            <w:tcMar>
              <w:top w:w="144" w:type="dxa"/>
              <w:left w:w="144" w:type="dxa"/>
              <w:bottom w:w="144" w:type="dxa"/>
              <w:right w:w="144" w:type="dxa"/>
            </w:tcMar>
            <w:vAlign w:val="center"/>
          </w:tcPr>
          <w:p w:rsidR="009E7E07" w:rsidRDefault="00D4478F" w14:paraId="0C8D5240" w14:textId="77777777">
            <w:pPr>
              <w:rPr>
                <w:rFonts w:eastAsia="Inter"/>
                <w:b/>
                <w:color w:val="372D2D"/>
                <w:sz w:val="20"/>
                <w:szCs w:val="20"/>
              </w:rPr>
            </w:pPr>
            <w:r>
              <w:rPr>
                <w:b/>
                <w:color w:val="372D2D"/>
                <w:sz w:val="20"/>
                <w:szCs w:val="20"/>
              </w:rPr>
              <w:t xml:space="preserve">PROGRAM </w:t>
            </w:r>
            <w:r>
              <w:rPr>
                <w:b/>
                <w:color w:val="372D2D"/>
                <w:sz w:val="20"/>
                <w:szCs w:val="20"/>
              </w:rPr>
              <w:br/>
              <w:t>SETUP FEE:</w:t>
            </w:r>
          </w:p>
        </w:tc>
        <w:tc>
          <w:tcPr>
            <w:tcW w:w="8670" w:type="dxa"/>
            <w:tcBorders>
              <w:top w:val="single" w:color="FFFFFF" w:sz="8" w:space="0"/>
              <w:left w:val="single" w:color="FFFFFF" w:sz="8" w:space="0"/>
              <w:bottom w:val="single" w:color="D9D9D9" w:sz="8" w:space="0"/>
            </w:tcBorders>
            <w:tcMar>
              <w:top w:w="144" w:type="dxa"/>
              <w:left w:w="144" w:type="dxa"/>
              <w:bottom w:w="144" w:type="dxa"/>
              <w:right w:w="144" w:type="dxa"/>
            </w:tcMar>
            <w:vAlign w:val="center"/>
          </w:tcPr>
          <w:p w:rsidR="009E7E07" w:rsidRDefault="00D4478F" w14:paraId="2499176D" w14:textId="50688C1B">
            <w:pPr>
              <w:rPr>
                <w:color w:val="372D2D"/>
                <w:sz w:val="20"/>
                <w:szCs w:val="20"/>
              </w:rPr>
            </w:pPr>
            <w:del w:author="ANGEL WESLEY" w:date="2026-06-11T10:34:00Z" w:id="131">
              <w:r>
                <w:rPr>
                  <w:strike/>
                  <w:color w:val="372D2D"/>
                  <w:sz w:val="20"/>
                  <w:szCs w:val="20"/>
                </w:rPr>
                <w:delText>$65,000</w:delText>
              </w:r>
              <w:r>
                <w:rPr>
                  <w:color w:val="372D2D"/>
                  <w:sz w:val="20"/>
                  <w:szCs w:val="20"/>
                </w:rPr>
                <w:delText xml:space="preserve"> </w:delText>
              </w:r>
            </w:del>
            <w:del w:author="Kay Galarza" w:date="2026-06-22T19:27:00Z" w:id="132">
              <w:r>
                <w:rPr>
                  <w:color w:val="372D2D"/>
                  <w:sz w:val="20"/>
                  <w:szCs w:val="20"/>
                </w:rPr>
                <w:delText>$20,000</w:delText>
              </w:r>
            </w:del>
          </w:p>
          <w:p w:rsidR="009E7E07" w:rsidRDefault="009E7E07" w14:paraId="20247097" w14:textId="77777777">
            <w:pPr>
              <w:rPr>
                <w:color w:val="372D2D"/>
                <w:sz w:val="20"/>
                <w:szCs w:val="20"/>
              </w:rPr>
            </w:pPr>
          </w:p>
          <w:p w:rsidR="009E7E07" w:rsidRDefault="00D4478F" w14:paraId="310008FA" w14:textId="77777777">
            <w:pPr>
              <w:jc w:val="both"/>
              <w:rPr>
                <w:rFonts w:eastAsia="Inter"/>
                <w:color w:val="372D2D"/>
                <w:sz w:val="20"/>
                <w:szCs w:val="20"/>
              </w:rPr>
            </w:pPr>
            <w:del w:author="Kay Galarza" w:date="2026-06-22T19:27:00Z" w:id="134">
              <w:r>
                <w:rPr>
                  <w:i/>
                  <w:iCs/>
                  <w:color w:val="372D2D"/>
                  <w:sz w:val="20"/>
                  <w:szCs w:val="20"/>
                </w:rPr>
                <w:delText>Due upon contract execution</w:delText>
              </w:r>
            </w:del>
            <w:r>
              <w:rPr>
                <w:i/>
                <w:iCs/>
                <w:color w:val="372D2D"/>
                <w:sz w:val="20"/>
                <w:szCs w:val="20"/>
              </w:rPr>
              <w:t xml:space="preserve"> </w:t>
            </w:r>
            <w:r>
              <w:rPr>
                <w:color w:val="372D2D"/>
                <w:sz w:val="20"/>
                <w:szCs w:val="20"/>
                <w:rPrChange w:author="Kay Galarza" w:date="2026-06-22T19:27:00Z" w:id="135">
                  <w:rPr>
                    <w:i/>
                    <w:iCs/>
                    <w:color w:val="372D2D"/>
                    <w:sz w:val="20"/>
                    <w:szCs w:val="20"/>
                  </w:rPr>
                </w:rPrChange>
              </w:rPr>
              <w:t>Waived</w:t>
            </w:r>
          </w:p>
        </w:tc>
      </w:tr>
      <w:tr w:rsidR="009E7E07" w14:paraId="639AFA3D" w14:textId="77777777">
        <w:trPr>
          <w:trHeight w:val="466"/>
        </w:trPr>
        <w:tc>
          <w:tcPr>
            <w:tcW w:w="2102" w:type="dxa"/>
            <w:tcBorders>
              <w:top w:val="single" w:color="FFFFFF" w:sz="8" w:space="0"/>
              <w:left w:val="single" w:color="FFFFFF" w:sz="8" w:space="0"/>
              <w:bottom w:val="single" w:color="FFFFFF" w:sz="8" w:space="0"/>
              <w:right w:val="single" w:color="FFFFFF" w:sz="8" w:space="0"/>
            </w:tcBorders>
            <w:shd w:val="clear" w:color="auto" w:fill="F2F2F2"/>
            <w:tcMar>
              <w:top w:w="144" w:type="dxa"/>
              <w:left w:w="144" w:type="dxa"/>
              <w:bottom w:w="144" w:type="dxa"/>
              <w:right w:w="144" w:type="dxa"/>
            </w:tcMar>
            <w:vAlign w:val="center"/>
          </w:tcPr>
          <w:p w:rsidR="009E7E07" w:rsidRDefault="00D4478F" w14:paraId="6B8359D5" w14:textId="77777777">
            <w:pPr>
              <w:rPr>
                <w:rFonts w:eastAsia="Inter"/>
                <w:b/>
                <w:color w:val="372D2D"/>
                <w:sz w:val="20"/>
                <w:szCs w:val="20"/>
              </w:rPr>
            </w:pPr>
            <w:r>
              <w:rPr>
                <w:rFonts w:eastAsia="Inter"/>
                <w:b/>
                <w:color w:val="372D2D"/>
                <w:sz w:val="20"/>
                <w:szCs w:val="20"/>
              </w:rPr>
              <w:t>VIRTUAL &amp; PHYSICAL</w:t>
            </w:r>
          </w:p>
          <w:p w:rsidR="009E7E07" w:rsidRDefault="00D4478F" w14:paraId="291A25D5" w14:textId="77777777">
            <w:pPr>
              <w:rPr>
                <w:rFonts w:eastAsia="Inter"/>
                <w:b/>
                <w:color w:val="372D2D"/>
                <w:sz w:val="20"/>
                <w:szCs w:val="20"/>
              </w:rPr>
            </w:pPr>
            <w:r>
              <w:rPr>
                <w:rFonts w:eastAsia="Inter"/>
                <w:b/>
                <w:color w:val="372D2D"/>
                <w:sz w:val="20"/>
                <w:szCs w:val="20"/>
              </w:rPr>
              <w:t>CARDS:</w:t>
            </w:r>
          </w:p>
        </w:tc>
        <w:tc>
          <w:tcPr>
            <w:tcW w:w="8670"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p w:rsidR="009E7E07" w:rsidRDefault="00D4478F" w14:paraId="6B2A341E" w14:textId="77777777">
            <w:pPr>
              <w:rPr>
                <w:color w:val="372D2D"/>
                <w:sz w:val="20"/>
                <w:szCs w:val="20"/>
              </w:rPr>
            </w:pPr>
            <w:r>
              <w:rPr>
                <w:color w:val="372D2D"/>
                <w:sz w:val="20"/>
                <w:szCs w:val="20"/>
              </w:rPr>
              <w:t>Generic Cards: Included</w:t>
            </w:r>
          </w:p>
          <w:p w:rsidR="009E7E07" w:rsidRDefault="00D4478F" w14:paraId="4D1E57A3" w14:textId="477251ED">
            <w:pPr>
              <w:rPr>
                <w:color w:val="372D2D"/>
                <w:sz w:val="20"/>
                <w:szCs w:val="20"/>
              </w:rPr>
            </w:pPr>
            <w:r>
              <w:rPr>
                <w:color w:val="372D2D"/>
                <w:sz w:val="20"/>
                <w:szCs w:val="20"/>
              </w:rPr>
              <w:t>Fully Custom Virtual Cards: $1,000/design</w:t>
            </w:r>
          </w:p>
          <w:p w:rsidR="009E7E07" w:rsidRDefault="00D4478F" w14:paraId="2014E20E" w14:textId="77777777">
            <w:pPr>
              <w:rPr>
                <w:color w:val="372D2D"/>
                <w:sz w:val="20"/>
                <w:szCs w:val="20"/>
              </w:rPr>
            </w:pPr>
            <w:r>
              <w:rPr>
                <w:color w:val="372D2D"/>
                <w:sz w:val="20"/>
                <w:szCs w:val="20"/>
              </w:rPr>
              <w:t>Semi-Custom Physical Cards: $2,000/design</w:t>
            </w:r>
          </w:p>
          <w:p w:rsidR="009E7E07" w:rsidRDefault="00D4478F" w14:paraId="5C3104C2" w14:textId="77777777">
            <w:pPr>
              <w:rPr>
                <w:color w:val="372D2D"/>
                <w:sz w:val="20"/>
                <w:szCs w:val="20"/>
              </w:rPr>
            </w:pPr>
            <w:r>
              <w:rPr>
                <w:color w:val="372D2D"/>
                <w:sz w:val="20"/>
                <w:szCs w:val="20"/>
              </w:rPr>
              <w:t>Fully Custom Physical Cards: $4,500/design</w:t>
            </w:r>
          </w:p>
          <w:p w:rsidR="009E7E07" w:rsidRDefault="009E7E07" w14:paraId="5F905FDD" w14:textId="77777777">
            <w:pPr>
              <w:rPr>
                <w:color w:val="372D2D"/>
                <w:sz w:val="20"/>
                <w:szCs w:val="20"/>
              </w:rPr>
            </w:pPr>
          </w:p>
          <w:p w:rsidR="009E7E07" w:rsidRDefault="00D4478F" w14:paraId="40BA95E0" w14:textId="77777777">
            <w:pPr>
              <w:rPr>
                <w:rFonts w:eastAsia="Inter"/>
                <w:color w:val="372D2D"/>
                <w:sz w:val="20"/>
                <w:szCs w:val="20"/>
              </w:rPr>
            </w:pPr>
            <w:r>
              <w:rPr>
                <w:i/>
                <w:color w:val="372D2D"/>
                <w:sz w:val="20"/>
                <w:szCs w:val="20"/>
              </w:rPr>
              <w:t>This is a one-time design cost. Physical cards are not required for program launch. Manufacturing and shipping costs for physical cards are handled separately.</w:t>
            </w:r>
          </w:p>
        </w:tc>
      </w:tr>
      <w:tr w:rsidR="009E7E07" w14:paraId="4B7ED578" w14:textId="77777777">
        <w:trPr>
          <w:trHeight w:val="466"/>
        </w:trPr>
        <w:tc>
          <w:tcPr>
            <w:tcW w:w="10772" w:type="dxa"/>
            <w:gridSpan w:val="2"/>
            <w:tcBorders>
              <w:top w:val="single" w:color="FFFFFF" w:sz="8" w:space="0"/>
              <w:left w:val="single" w:color="FFFFFF" w:sz="8" w:space="0"/>
              <w:bottom w:val="single" w:color="FFFFFF" w:sz="8" w:space="0"/>
            </w:tcBorders>
            <w:shd w:val="clear" w:color="auto" w:fill="F2F2F2"/>
            <w:tcMar>
              <w:top w:w="144" w:type="dxa"/>
              <w:left w:w="144" w:type="dxa"/>
              <w:bottom w:w="144" w:type="dxa"/>
              <w:right w:w="144" w:type="dxa"/>
            </w:tcMar>
            <w:vAlign w:val="center"/>
          </w:tcPr>
          <w:p w:rsidR="009E7E07" w:rsidRDefault="00D4478F" w14:paraId="1A3783F8" w14:textId="77777777">
            <w:pPr>
              <w:rPr>
                <w:color w:val="372D2D"/>
                <w:sz w:val="20"/>
                <w:szCs w:val="20"/>
                <w:lang w:val="en-US"/>
              </w:rPr>
            </w:pPr>
            <w:r>
              <w:rPr>
                <w:b/>
                <w:bCs/>
                <w:color w:val="372D2D"/>
                <w:sz w:val="20"/>
                <w:szCs w:val="20"/>
                <w:lang w:val="en-US"/>
              </w:rPr>
              <w:t>CUSTOMER KYC AND ONBOARDING</w:t>
            </w:r>
            <w:r>
              <w:rPr>
                <w:color w:val="372D2D"/>
                <w:sz w:val="20"/>
                <w:szCs w:val="20"/>
                <w:lang w:val="en-US"/>
              </w:rPr>
              <w:t xml:space="preserve">: Fees associated with onboarding a client. </w:t>
            </w:r>
          </w:p>
        </w:tc>
      </w:tr>
      <w:tr w:rsidR="009E7E07" w14:paraId="5BD0383B" w14:textId="77777777">
        <w:trPr>
          <w:trHeight w:val="466"/>
        </w:trPr>
        <w:tc>
          <w:tcPr>
            <w:tcW w:w="2102" w:type="dxa"/>
            <w:tcBorders>
              <w:top w:val="single" w:color="FFFFFF" w:sz="8" w:space="0"/>
              <w:left w:val="single" w:color="FFFFFF" w:sz="8" w:space="0"/>
              <w:bottom w:val="single" w:color="FFFFFF" w:sz="8" w:space="0"/>
              <w:right w:val="single" w:color="FFFFFF" w:sz="8" w:space="0"/>
            </w:tcBorders>
            <w:shd w:val="clear" w:color="auto" w:fill="F2F2F2"/>
            <w:tcMar>
              <w:top w:w="144" w:type="dxa"/>
              <w:left w:w="144" w:type="dxa"/>
              <w:bottom w:w="144" w:type="dxa"/>
              <w:right w:w="144" w:type="dxa"/>
            </w:tcMar>
            <w:vAlign w:val="center"/>
          </w:tcPr>
          <w:p w:rsidR="009E7E07" w:rsidRDefault="00D4478F" w14:paraId="32690A8E" w14:textId="77777777">
            <w:pPr>
              <w:rPr>
                <w:rFonts w:eastAsia="Inter"/>
                <w:b/>
                <w:color w:val="372D2D"/>
                <w:sz w:val="20"/>
                <w:szCs w:val="20"/>
              </w:rPr>
            </w:pPr>
            <w:r>
              <w:rPr>
                <w:rFonts w:eastAsia="Inter"/>
                <w:b/>
                <w:color w:val="372D2D"/>
                <w:sz w:val="20"/>
                <w:szCs w:val="20"/>
              </w:rPr>
              <w:t>CUSTOMER ONBOARDING:</w:t>
            </w:r>
          </w:p>
        </w:tc>
        <w:tc>
          <w:tcPr>
            <w:tcW w:w="8670"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p w:rsidR="009E7E07" w:rsidRDefault="00D4478F" w14:paraId="02C6BF3C" w14:textId="2D38A642">
            <w:pPr>
              <w:rPr>
                <w:color w:val="372D2D"/>
                <w:sz w:val="20"/>
                <w:szCs w:val="20"/>
                <w:lang w:val="en-US"/>
              </w:rPr>
            </w:pPr>
            <w:r>
              <w:rPr>
                <w:color w:val="372D2D"/>
                <w:sz w:val="20"/>
                <w:szCs w:val="20"/>
                <w:lang w:val="en-US"/>
              </w:rPr>
              <w:t>KYC completely handled by Rain: $1.85/applicant</w:t>
            </w:r>
          </w:p>
          <w:p w:rsidR="009E7E07" w:rsidRDefault="00D4478F" w14:paraId="1DA30584" w14:textId="7C5D9272">
            <w:pPr>
              <w:rPr>
                <w:color w:val="372D2D"/>
                <w:sz w:val="20"/>
                <w:szCs w:val="20"/>
                <w:lang w:val="en-US"/>
              </w:rPr>
            </w:pPr>
            <w:r>
              <w:rPr>
                <w:color w:val="372D2D"/>
                <w:sz w:val="20"/>
                <w:szCs w:val="20"/>
                <w:lang w:val="en-US"/>
              </w:rPr>
              <w:t>KYB completely handled by Rain: $7.00/applicant</w:t>
            </w:r>
          </w:p>
        </w:tc>
      </w:tr>
      <w:tr w:rsidR="009E7E07" w14:paraId="5E0A0EE4" w14:textId="77777777">
        <w:trPr>
          <w:trHeight w:val="466"/>
        </w:trPr>
        <w:tc>
          <w:tcPr>
            <w:tcW w:w="2102" w:type="dxa"/>
            <w:tcBorders>
              <w:top w:val="single" w:color="FFFFFF" w:sz="8" w:space="0"/>
              <w:left w:val="single" w:color="FFFFFF" w:sz="8" w:space="0"/>
              <w:bottom w:val="single" w:color="FFFFFF" w:sz="8" w:space="0"/>
              <w:right w:val="single" w:color="FFFFFF" w:sz="8" w:space="0"/>
            </w:tcBorders>
            <w:shd w:val="clear" w:color="auto" w:fill="F2F2F2"/>
            <w:tcMar>
              <w:top w:w="144" w:type="dxa"/>
              <w:left w:w="144" w:type="dxa"/>
              <w:bottom w:w="144" w:type="dxa"/>
              <w:right w:w="144" w:type="dxa"/>
            </w:tcMar>
            <w:vAlign w:val="center"/>
          </w:tcPr>
          <w:p w:rsidR="009E7E07" w:rsidRDefault="00D4478F" w14:paraId="22E1C061" w14:textId="77777777">
            <w:pPr>
              <w:rPr>
                <w:rFonts w:eastAsia="Inter"/>
                <w:b/>
                <w:color w:val="372D2D"/>
                <w:sz w:val="20"/>
                <w:szCs w:val="20"/>
              </w:rPr>
            </w:pPr>
            <w:r>
              <w:rPr>
                <w:rFonts w:eastAsia="Inter"/>
                <w:b/>
                <w:color w:val="372D2D"/>
                <w:sz w:val="20"/>
                <w:szCs w:val="20"/>
              </w:rPr>
              <w:t>PARTNER MANAGED COMPLIANCE:</w:t>
            </w:r>
          </w:p>
        </w:tc>
        <w:tc>
          <w:tcPr>
            <w:tcW w:w="8670"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p w:rsidR="009E7E07" w:rsidRDefault="00D4478F" w14:paraId="499E1152" w14:textId="7219F5E0">
            <w:pPr>
              <w:rPr>
                <w:color w:val="372D2D"/>
                <w:sz w:val="20"/>
                <w:szCs w:val="20"/>
                <w:lang w:val="en-US"/>
              </w:rPr>
            </w:pPr>
            <w:r>
              <w:rPr>
                <w:color w:val="372D2D"/>
                <w:sz w:val="20"/>
                <w:szCs w:val="20"/>
                <w:lang w:val="en-US"/>
              </w:rPr>
              <w:t>$3,000 one-time program review fee</w:t>
            </w:r>
          </w:p>
          <w:p w:rsidR="009E7E07" w:rsidRDefault="00D4478F" w14:paraId="500B4696" w14:textId="68FA7D38">
            <w:pPr>
              <w:rPr>
                <w:rFonts w:eastAsia="Times New Roman"/>
                <w:sz w:val="20"/>
                <w:szCs w:val="20"/>
                <w:lang w:val="en-IN"/>
              </w:rPr>
            </w:pPr>
            <w:r>
              <w:rPr>
                <w:color w:val="372D2D"/>
                <w:sz w:val="20"/>
                <w:szCs w:val="20"/>
                <w:lang w:val="en-US"/>
              </w:rPr>
              <w:t xml:space="preserve">$0.50/applicant KYC; $2.50/applicant KYB </w:t>
            </w:r>
          </w:p>
          <w:p w:rsidR="009E7E07" w:rsidRDefault="00D4478F" w14:paraId="5B9FD37D" w14:textId="77777777">
            <w:pPr>
              <w:rPr>
                <w:sz w:val="20"/>
                <w:szCs w:val="20"/>
                <w:lang w:val="en-US"/>
              </w:rPr>
            </w:pPr>
            <w:r>
              <w:rPr>
                <w:sz w:val="20"/>
                <w:szCs w:val="20"/>
                <w:lang w:val="en-US"/>
              </w:rPr>
              <w:t> </w:t>
            </w:r>
          </w:p>
          <w:p w:rsidR="009E7E07" w:rsidRDefault="00D4478F" w14:paraId="1D814AF0" w14:textId="77777777">
            <w:pPr>
              <w:rPr>
                <w:color w:val="372D2D"/>
                <w:sz w:val="20"/>
                <w:szCs w:val="20"/>
                <w:lang w:val="en-US"/>
              </w:rPr>
            </w:pPr>
            <w:r>
              <w:rPr>
                <w:i/>
                <w:iCs/>
                <w:color w:val="372D2D"/>
                <w:sz w:val="20"/>
                <w:szCs w:val="20"/>
                <w:lang w:val="en-US"/>
              </w:rPr>
              <w:t>Signify and Partner to agree on appropriate option, with Signify holding final approval</w:t>
            </w:r>
          </w:p>
        </w:tc>
      </w:tr>
      <w:tr w:rsidR="009E7E07" w14:paraId="42EA2A67" w14:textId="77777777">
        <w:trPr>
          <w:trHeight w:val="466"/>
        </w:trPr>
        <w:tc>
          <w:tcPr>
            <w:tcW w:w="10772" w:type="dxa"/>
            <w:gridSpan w:val="2"/>
            <w:tcBorders>
              <w:top w:val="single" w:color="FFFFFF" w:sz="8" w:space="0"/>
              <w:left w:val="single" w:color="FFFFFF" w:sz="8" w:space="0"/>
              <w:bottom w:val="single" w:color="FFFFFF" w:sz="8" w:space="0"/>
            </w:tcBorders>
            <w:shd w:val="clear" w:color="auto" w:fill="F2F2F2"/>
            <w:tcMar>
              <w:top w:w="144" w:type="dxa"/>
              <w:left w:w="144" w:type="dxa"/>
              <w:bottom w:w="144" w:type="dxa"/>
              <w:right w:w="144" w:type="dxa"/>
            </w:tcMar>
            <w:vAlign w:val="center"/>
          </w:tcPr>
          <w:p w:rsidR="009E7E07" w:rsidRDefault="00D4478F" w14:paraId="0B712DB3" w14:textId="77777777">
            <w:pPr>
              <w:rPr>
                <w:color w:val="372D2D"/>
                <w:sz w:val="20"/>
                <w:szCs w:val="20"/>
                <w:lang w:val="en-US"/>
              </w:rPr>
            </w:pPr>
            <w:r>
              <w:rPr>
                <w:rFonts w:eastAsia="Inter"/>
                <w:b/>
                <w:color w:val="372D2D"/>
                <w:sz w:val="20"/>
                <w:szCs w:val="20"/>
                <w:lang w:val="en-US"/>
              </w:rPr>
              <w:t xml:space="preserve">CUSTOMER ACCOUNTS: </w:t>
            </w:r>
            <w:r>
              <w:rPr>
                <w:rFonts w:eastAsia="Inter"/>
                <w:color w:val="372D2D"/>
                <w:sz w:val="20"/>
                <w:szCs w:val="20"/>
                <w:lang w:val="en-US"/>
              </w:rPr>
              <w:t xml:space="preserve"> Monthly costs associated with active customers.</w:t>
            </w:r>
          </w:p>
        </w:tc>
      </w:tr>
      <w:tr w:rsidR="009E7E07" w14:paraId="2AC91BAB" w14:textId="77777777">
        <w:trPr>
          <w:trHeight w:val="466"/>
        </w:trPr>
        <w:tc>
          <w:tcPr>
            <w:tcW w:w="2102" w:type="dxa"/>
            <w:tcBorders>
              <w:top w:val="single" w:color="FFFFFF" w:sz="8" w:space="0"/>
              <w:left w:val="single" w:color="FFFFFF" w:sz="8" w:space="0"/>
              <w:bottom w:val="single" w:color="FFFFFF" w:sz="8" w:space="0"/>
              <w:right w:val="single" w:color="FFFFFF" w:sz="8" w:space="0"/>
            </w:tcBorders>
            <w:shd w:val="clear" w:color="auto" w:fill="F2F2F2"/>
            <w:tcMar>
              <w:top w:w="144" w:type="dxa"/>
              <w:left w:w="144" w:type="dxa"/>
              <w:bottom w:w="144" w:type="dxa"/>
              <w:right w:w="144" w:type="dxa"/>
            </w:tcMar>
            <w:vAlign w:val="center"/>
          </w:tcPr>
          <w:p w:rsidR="009E7E07" w:rsidRDefault="00D4478F" w14:paraId="71392345" w14:textId="77777777">
            <w:pPr>
              <w:rPr>
                <w:rFonts w:eastAsia="Inter"/>
                <w:b/>
                <w:color w:val="372D2D"/>
                <w:sz w:val="20"/>
                <w:szCs w:val="20"/>
              </w:rPr>
            </w:pPr>
            <w:r>
              <w:rPr>
                <w:rFonts w:eastAsia="Inter"/>
                <w:b/>
                <w:color w:val="372D2D"/>
                <w:sz w:val="20"/>
                <w:szCs w:val="20"/>
              </w:rPr>
              <w:t>ACCOUNTS (B2B):</w:t>
            </w:r>
          </w:p>
        </w:tc>
        <w:tc>
          <w:tcPr>
            <w:tcW w:w="8670"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tbl>
            <w:tblPr>
              <w:tblW w:w="4992" w:type="pct"/>
              <w:tblCellMar>
                <w:top w:w="15" w:type="dxa"/>
                <w:left w:w="15" w:type="dxa"/>
                <w:bottom w:w="15" w:type="dxa"/>
                <w:right w:w="15" w:type="dxa"/>
              </w:tblCellMar>
              <w:tblLook w:val="04A0" w:firstRow="1" w:lastRow="0" w:firstColumn="1" w:lastColumn="0" w:noHBand="0" w:noVBand="1"/>
            </w:tblPr>
            <w:tblGrid>
              <w:gridCol w:w="3974"/>
              <w:gridCol w:w="4395"/>
            </w:tblGrid>
            <w:tr w:rsidR="009E7E07" w14:paraId="2C6988A3" w14:textId="77777777">
              <w:trPr>
                <w:tblHeader/>
              </w:trPr>
              <w:tc>
                <w:tcPr>
                  <w:tcW w:w="3974" w:type="dxa"/>
                </w:tcPr>
                <w:p w:rsidR="009E7E07" w:rsidP="002C3F94" w:rsidRDefault="00D4478F" w14:paraId="380AF5EB" w14:textId="77777777">
                  <w:pPr>
                    <w:framePr w:vSpace="180" w:hSpace="180" w:wrap="around" w:hAnchor="text" w:vAnchor="text" w:x="-720" w:y="36"/>
                    <w:widowControl/>
                    <w:spacing w:line="276" w:lineRule="auto"/>
                    <w:rPr>
                      <w:rFonts w:eastAsia="Times New Roman"/>
                      <w:b/>
                      <w:bCs/>
                      <w:sz w:val="20"/>
                      <w:szCs w:val="20"/>
                      <w:lang w:val="en" w:eastAsia="en-US"/>
                    </w:rPr>
                  </w:pPr>
                  <w:r>
                    <w:rPr>
                      <w:rFonts w:eastAsia="Times New Roman"/>
                      <w:b/>
                      <w:bCs/>
                      <w:sz w:val="20"/>
                      <w:szCs w:val="20"/>
                      <w:lang w:val="en" w:eastAsia="en-US"/>
                    </w:rPr>
                    <w:t># OF ACCOUNTS</w:t>
                  </w:r>
                </w:p>
              </w:tc>
              <w:tc>
                <w:tcPr>
                  <w:tcW w:w="4395" w:type="dxa"/>
                </w:tcPr>
                <w:p w:rsidR="009E7E07" w:rsidP="002C3F94" w:rsidRDefault="00D4478F" w14:paraId="178908EC" w14:textId="77777777">
                  <w:pPr>
                    <w:framePr w:vSpace="180" w:hSpace="180" w:wrap="around" w:hAnchor="text" w:vAnchor="text" w:x="-720" w:y="36"/>
                    <w:widowControl/>
                    <w:spacing w:line="276" w:lineRule="auto"/>
                    <w:jc w:val="center"/>
                    <w:rPr>
                      <w:rFonts w:eastAsia="Times New Roman"/>
                      <w:b/>
                      <w:bCs/>
                      <w:sz w:val="20"/>
                      <w:szCs w:val="20"/>
                      <w:lang w:val="en" w:eastAsia="en-US"/>
                    </w:rPr>
                  </w:pPr>
                  <w:r>
                    <w:rPr>
                      <w:rFonts w:eastAsia="Times New Roman"/>
                      <w:b/>
                      <w:bCs/>
                      <w:sz w:val="20"/>
                      <w:szCs w:val="20"/>
                      <w:lang w:val="en" w:eastAsia="en-US"/>
                    </w:rPr>
                    <w:t>FEE</w:t>
                  </w:r>
                </w:p>
              </w:tc>
            </w:tr>
            <w:tr w:rsidR="009E7E07" w14:paraId="67AB992C" w14:textId="77777777">
              <w:tc>
                <w:tcPr>
                  <w:tcW w:w="3974" w:type="dxa"/>
                </w:tcPr>
                <w:p w:rsidR="009E7E07" w:rsidP="002C3F94" w:rsidRDefault="00D4478F" w14:paraId="3D146CD5" w14:textId="77777777">
                  <w:pPr>
                    <w:framePr w:vSpace="180" w:hSpace="180" w:wrap="around" w:hAnchor="text" w:vAnchor="text" w:x="-720" w:y="36"/>
                    <w:widowControl/>
                    <w:spacing w:line="276" w:lineRule="auto"/>
                    <w:rPr>
                      <w:rFonts w:eastAsia="Times New Roman"/>
                      <w:sz w:val="20"/>
                      <w:szCs w:val="20"/>
                      <w:lang w:val="en" w:eastAsia="en-US"/>
                    </w:rPr>
                  </w:pPr>
                  <w:r>
                    <w:rPr>
                      <w:rFonts w:eastAsia="Times New Roman"/>
                      <w:sz w:val="20"/>
                      <w:szCs w:val="20"/>
                      <w:lang w:val="en" w:eastAsia="en-US"/>
                    </w:rPr>
                    <w:t>0-10,000</w:t>
                  </w:r>
                </w:p>
              </w:tc>
              <w:tc>
                <w:tcPr>
                  <w:tcW w:w="4395" w:type="dxa"/>
                </w:tcPr>
                <w:p w:rsidR="009E7E07" w:rsidP="002C3F94" w:rsidRDefault="00D4478F" w14:paraId="539FED96" w14:textId="77777777">
                  <w:pPr>
                    <w:framePr w:vSpace="180" w:hSpace="180" w:wrap="around" w:hAnchor="text" w:vAnchor="text" w:x="-720" w:y="36"/>
                    <w:widowControl/>
                    <w:spacing w:line="276" w:lineRule="auto"/>
                    <w:jc w:val="center"/>
                    <w:rPr>
                      <w:rFonts w:eastAsia="Times New Roman"/>
                      <w:sz w:val="20"/>
                      <w:szCs w:val="20"/>
                      <w:lang w:val="en" w:eastAsia="en-US"/>
                    </w:rPr>
                  </w:pPr>
                  <w:r>
                    <w:rPr>
                      <w:rFonts w:eastAsia="Times New Roman"/>
                      <w:sz w:val="20"/>
                      <w:szCs w:val="20"/>
                      <w:lang w:val="en" w:eastAsia="en-US"/>
                    </w:rPr>
                    <w:t>$0.20</w:t>
                  </w:r>
                </w:p>
              </w:tc>
            </w:tr>
            <w:tr w:rsidR="009E7E07" w14:paraId="3D202385" w14:textId="77777777">
              <w:tc>
                <w:tcPr>
                  <w:tcW w:w="3974" w:type="dxa"/>
                </w:tcPr>
                <w:p w:rsidR="009E7E07" w:rsidP="002C3F94" w:rsidRDefault="00D4478F" w14:paraId="44137A7D" w14:textId="77777777">
                  <w:pPr>
                    <w:framePr w:vSpace="180" w:hSpace="180" w:wrap="around" w:hAnchor="text" w:vAnchor="text" w:x="-720" w:y="36"/>
                    <w:widowControl/>
                    <w:spacing w:line="276" w:lineRule="auto"/>
                    <w:rPr>
                      <w:rFonts w:eastAsia="Times New Roman"/>
                      <w:sz w:val="20"/>
                      <w:szCs w:val="20"/>
                      <w:lang w:val="en" w:eastAsia="en-US"/>
                    </w:rPr>
                  </w:pPr>
                  <w:r>
                    <w:rPr>
                      <w:rFonts w:eastAsia="Times New Roman"/>
                      <w:sz w:val="20"/>
                      <w:szCs w:val="20"/>
                      <w:lang w:val="en" w:eastAsia="en-US"/>
                    </w:rPr>
                    <w:t>10,001-100,000</w:t>
                  </w:r>
                </w:p>
              </w:tc>
              <w:tc>
                <w:tcPr>
                  <w:tcW w:w="4395" w:type="dxa"/>
                </w:tcPr>
                <w:p w:rsidR="009E7E07" w:rsidP="002C3F94" w:rsidRDefault="00D4478F" w14:paraId="3A4EEC92" w14:textId="77777777">
                  <w:pPr>
                    <w:framePr w:vSpace="180" w:hSpace="180" w:wrap="around" w:hAnchor="text" w:vAnchor="text" w:x="-720" w:y="36"/>
                    <w:widowControl/>
                    <w:spacing w:line="276" w:lineRule="auto"/>
                    <w:jc w:val="center"/>
                    <w:rPr>
                      <w:rFonts w:eastAsia="Times New Roman"/>
                      <w:sz w:val="20"/>
                      <w:szCs w:val="20"/>
                      <w:lang w:val="en" w:eastAsia="en-US"/>
                    </w:rPr>
                  </w:pPr>
                  <w:r>
                    <w:rPr>
                      <w:rFonts w:eastAsia="Times New Roman"/>
                      <w:sz w:val="20"/>
                      <w:szCs w:val="20"/>
                      <w:lang w:val="en" w:eastAsia="en-US"/>
                    </w:rPr>
                    <w:t>$0.10</w:t>
                  </w:r>
                </w:p>
              </w:tc>
            </w:tr>
            <w:tr w:rsidR="009E7E07" w14:paraId="14FF8CCC" w14:textId="77777777">
              <w:tc>
                <w:tcPr>
                  <w:tcW w:w="3974" w:type="dxa"/>
                </w:tcPr>
                <w:p w:rsidR="009E7E07" w:rsidP="002C3F94" w:rsidRDefault="00D4478F" w14:paraId="3CC9BC5D" w14:textId="77777777">
                  <w:pPr>
                    <w:framePr w:vSpace="180" w:hSpace="180" w:wrap="around" w:hAnchor="text" w:vAnchor="text" w:x="-720" w:y="36"/>
                    <w:widowControl/>
                    <w:spacing w:line="276" w:lineRule="auto"/>
                    <w:rPr>
                      <w:rFonts w:eastAsia="Times New Roman"/>
                      <w:sz w:val="20"/>
                      <w:szCs w:val="20"/>
                      <w:lang w:val="en" w:eastAsia="en-US"/>
                    </w:rPr>
                  </w:pPr>
                  <w:r>
                    <w:rPr>
                      <w:rFonts w:eastAsia="Times New Roman"/>
                      <w:sz w:val="20"/>
                      <w:szCs w:val="20"/>
                      <w:lang w:val="en" w:eastAsia="en-US"/>
                    </w:rPr>
                    <w:t>100,001+</w:t>
                  </w:r>
                </w:p>
              </w:tc>
              <w:tc>
                <w:tcPr>
                  <w:tcW w:w="4395" w:type="dxa"/>
                </w:tcPr>
                <w:p w:rsidR="009E7E07" w:rsidP="002C3F94" w:rsidRDefault="00D4478F" w14:paraId="224BFE40" w14:textId="77777777">
                  <w:pPr>
                    <w:framePr w:vSpace="180" w:hSpace="180" w:wrap="around" w:hAnchor="text" w:vAnchor="text" w:x="-720" w:y="36"/>
                    <w:widowControl/>
                    <w:spacing w:line="276" w:lineRule="auto"/>
                    <w:jc w:val="center"/>
                    <w:rPr>
                      <w:rFonts w:eastAsia="Times New Roman"/>
                      <w:sz w:val="20"/>
                      <w:szCs w:val="20"/>
                      <w:lang w:val="en" w:eastAsia="en-US"/>
                    </w:rPr>
                  </w:pPr>
                  <w:r>
                    <w:rPr>
                      <w:rFonts w:eastAsia="Times New Roman"/>
                      <w:sz w:val="20"/>
                      <w:szCs w:val="20"/>
                      <w:lang w:val="en" w:eastAsia="en-US"/>
                    </w:rPr>
                    <w:t>$0.05</w:t>
                  </w:r>
                </w:p>
              </w:tc>
            </w:tr>
          </w:tbl>
          <w:p w:rsidR="009E7E07" w:rsidRDefault="009E7E07" w14:paraId="4DCF65D3" w14:textId="77777777">
            <w:pPr>
              <w:rPr>
                <w:rFonts w:eastAsia="Inter"/>
                <w:i/>
                <w:color w:val="372D2D"/>
                <w:sz w:val="20"/>
                <w:szCs w:val="20"/>
                <w:lang w:val="en-US"/>
              </w:rPr>
            </w:pPr>
          </w:p>
          <w:p w:rsidR="009E7E07" w:rsidRDefault="00D4478F" w14:paraId="288231BC" w14:textId="77777777">
            <w:pPr>
              <w:rPr>
                <w:color w:val="372D2D"/>
                <w:sz w:val="20"/>
                <w:szCs w:val="20"/>
                <w:lang w:val="en-US"/>
              </w:rPr>
            </w:pPr>
            <w:r>
              <w:rPr>
                <w:rFonts w:eastAsia="Inter"/>
                <w:i/>
                <w:color w:val="372D2D"/>
                <w:sz w:val="20"/>
                <w:szCs w:val="20"/>
                <w:lang w:val="en-US"/>
              </w:rPr>
              <w:t>Tiers are marginal and reset monthly.</w:t>
            </w:r>
          </w:p>
        </w:tc>
      </w:tr>
      <w:tr w:rsidR="009E7E07" w14:paraId="7D29AC64" w14:textId="77777777">
        <w:trPr>
          <w:trHeight w:val="466"/>
        </w:trPr>
        <w:tc>
          <w:tcPr>
            <w:tcW w:w="2102" w:type="dxa"/>
            <w:tcBorders>
              <w:top w:val="single" w:color="FFFFFF" w:sz="8" w:space="0"/>
              <w:left w:val="single" w:color="FFFFFF" w:sz="8" w:space="0"/>
              <w:bottom w:val="single" w:color="FFFFFF" w:sz="8" w:space="0"/>
              <w:right w:val="single" w:color="FFFFFF" w:sz="8" w:space="0"/>
            </w:tcBorders>
            <w:shd w:val="clear" w:color="auto" w:fill="F2F2F2"/>
            <w:tcMar>
              <w:top w:w="144" w:type="dxa"/>
              <w:left w:w="144" w:type="dxa"/>
              <w:bottom w:w="144" w:type="dxa"/>
              <w:right w:w="144" w:type="dxa"/>
            </w:tcMar>
            <w:vAlign w:val="center"/>
          </w:tcPr>
          <w:p w:rsidR="009E7E07" w:rsidRDefault="00D4478F" w14:paraId="09ECA6C8" w14:textId="77777777">
            <w:pPr>
              <w:rPr>
                <w:rFonts w:eastAsia="Inter"/>
                <w:b/>
                <w:color w:val="372D2D"/>
                <w:sz w:val="20"/>
                <w:szCs w:val="20"/>
              </w:rPr>
            </w:pPr>
            <w:r>
              <w:rPr>
                <w:rFonts w:eastAsia="Inter"/>
                <w:b/>
                <w:color w:val="372D2D"/>
                <w:sz w:val="20"/>
                <w:szCs w:val="20"/>
              </w:rPr>
              <w:t>ACCOUNTS (B2C):</w:t>
            </w:r>
          </w:p>
        </w:tc>
        <w:tc>
          <w:tcPr>
            <w:tcW w:w="8670"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tbl>
            <w:tblPr>
              <w:tblW w:w="4992" w:type="pct"/>
              <w:tblCellMar>
                <w:top w:w="15" w:type="dxa"/>
                <w:left w:w="15" w:type="dxa"/>
                <w:bottom w:w="15" w:type="dxa"/>
                <w:right w:w="15" w:type="dxa"/>
              </w:tblCellMar>
              <w:tblLook w:val="04A0" w:firstRow="1" w:lastRow="0" w:firstColumn="1" w:lastColumn="0" w:noHBand="0" w:noVBand="1"/>
            </w:tblPr>
            <w:tblGrid>
              <w:gridCol w:w="3974"/>
              <w:gridCol w:w="4395"/>
            </w:tblGrid>
            <w:tr w:rsidR="009E7E07" w14:paraId="00373363" w14:textId="77777777">
              <w:trPr>
                <w:tblHeader/>
              </w:trPr>
              <w:tc>
                <w:tcPr>
                  <w:tcW w:w="3969" w:type="dxa"/>
                </w:tcPr>
                <w:p w:rsidR="009E7E07" w:rsidP="002C3F94" w:rsidRDefault="00D4478F" w14:paraId="56C6F15D" w14:textId="77777777">
                  <w:pPr>
                    <w:framePr w:vSpace="180" w:hSpace="180" w:wrap="around" w:hAnchor="text" w:vAnchor="text" w:x="-720" w:y="36"/>
                    <w:widowControl/>
                    <w:spacing w:line="276" w:lineRule="auto"/>
                    <w:rPr>
                      <w:rFonts w:eastAsia="Times New Roman"/>
                      <w:b/>
                      <w:bCs/>
                      <w:sz w:val="20"/>
                      <w:szCs w:val="20"/>
                      <w:lang w:val="en" w:eastAsia="en-US"/>
                    </w:rPr>
                  </w:pPr>
                  <w:r>
                    <w:rPr>
                      <w:rFonts w:eastAsia="Times New Roman"/>
                      <w:b/>
                      <w:bCs/>
                      <w:sz w:val="20"/>
                      <w:szCs w:val="20"/>
                      <w:lang w:val="en" w:eastAsia="en-US"/>
                    </w:rPr>
                    <w:t>PRODUCT OPTIONS</w:t>
                  </w:r>
                </w:p>
              </w:tc>
              <w:tc>
                <w:tcPr>
                  <w:tcW w:w="4390" w:type="dxa"/>
                </w:tcPr>
                <w:p w:rsidR="009E7E07" w:rsidP="002C3F94" w:rsidRDefault="00D4478F" w14:paraId="29266B28" w14:textId="77777777">
                  <w:pPr>
                    <w:framePr w:vSpace="180" w:hSpace="180" w:wrap="around" w:hAnchor="text" w:vAnchor="text" w:x="-720" w:y="36"/>
                    <w:widowControl/>
                    <w:spacing w:line="276" w:lineRule="auto"/>
                    <w:jc w:val="center"/>
                    <w:rPr>
                      <w:rFonts w:eastAsia="Times New Roman"/>
                      <w:b/>
                      <w:bCs/>
                      <w:sz w:val="20"/>
                      <w:szCs w:val="20"/>
                      <w:lang w:val="en" w:eastAsia="en-US"/>
                    </w:rPr>
                  </w:pPr>
                  <w:r>
                    <w:rPr>
                      <w:rFonts w:eastAsia="Times New Roman"/>
                      <w:b/>
                      <w:bCs/>
                      <w:sz w:val="20"/>
                      <w:szCs w:val="20"/>
                      <w:lang w:val="en" w:eastAsia="en-US"/>
                    </w:rPr>
                    <w:t>FEE</w:t>
                  </w:r>
                </w:p>
              </w:tc>
            </w:tr>
            <w:tr w:rsidR="009E7E07" w14:paraId="60BAFC49" w14:textId="77777777">
              <w:tc>
                <w:tcPr>
                  <w:tcW w:w="3969" w:type="dxa"/>
                </w:tcPr>
                <w:p w:rsidR="009E7E07" w:rsidP="002C3F94" w:rsidRDefault="00D4478F" w14:paraId="3BA0068B" w14:textId="77777777">
                  <w:pPr>
                    <w:framePr w:vSpace="180" w:hSpace="180" w:wrap="around" w:hAnchor="text" w:vAnchor="text" w:x="-720" w:y="36"/>
                    <w:widowControl/>
                    <w:spacing w:line="276" w:lineRule="auto"/>
                    <w:rPr>
                      <w:rFonts w:eastAsia="Times New Roman"/>
                      <w:sz w:val="20"/>
                      <w:szCs w:val="20"/>
                      <w:lang w:val="en" w:eastAsia="en-US"/>
                    </w:rPr>
                  </w:pPr>
                  <w:r>
                    <w:rPr>
                      <w:rFonts w:eastAsia="Times New Roman"/>
                      <w:sz w:val="20"/>
                      <w:szCs w:val="20"/>
                      <w:lang w:val="en" w:eastAsia="en-US"/>
                    </w:rPr>
                    <w:t>Visa Platinum (monthly cost per card)</w:t>
                  </w:r>
                </w:p>
              </w:tc>
              <w:tc>
                <w:tcPr>
                  <w:tcW w:w="4390" w:type="dxa"/>
                </w:tcPr>
                <w:p w:rsidR="009E7E07" w:rsidP="002C3F94" w:rsidRDefault="00D4478F" w14:paraId="0527C449" w14:textId="77777777">
                  <w:pPr>
                    <w:framePr w:vSpace="180" w:hSpace="180" w:wrap="around" w:hAnchor="text" w:vAnchor="text" w:x="-720" w:y="36"/>
                    <w:widowControl/>
                    <w:spacing w:line="276" w:lineRule="auto"/>
                    <w:jc w:val="center"/>
                    <w:rPr>
                      <w:rFonts w:eastAsia="Times New Roman"/>
                      <w:sz w:val="20"/>
                      <w:szCs w:val="20"/>
                      <w:lang w:val="en" w:eastAsia="en-US"/>
                    </w:rPr>
                  </w:pPr>
                  <w:r>
                    <w:rPr>
                      <w:rFonts w:eastAsia="Times New Roman"/>
                      <w:sz w:val="20"/>
                      <w:szCs w:val="20"/>
                      <w:lang w:val="en" w:eastAsia="en-US"/>
                    </w:rPr>
                    <w:t>$0.25</w:t>
                  </w:r>
                </w:p>
              </w:tc>
            </w:tr>
            <w:tr w:rsidR="009E7E07" w14:paraId="006D5384" w14:textId="77777777">
              <w:tc>
                <w:tcPr>
                  <w:tcW w:w="3969" w:type="dxa"/>
                </w:tcPr>
                <w:p w:rsidR="009E7E07" w:rsidP="002C3F94" w:rsidRDefault="00D4478F" w14:paraId="1BAB437F" w14:textId="77777777">
                  <w:pPr>
                    <w:framePr w:vSpace="180" w:hSpace="180" w:wrap="around" w:hAnchor="text" w:vAnchor="text" w:x="-720" w:y="36"/>
                    <w:widowControl/>
                    <w:spacing w:line="276" w:lineRule="auto"/>
                    <w:rPr>
                      <w:rFonts w:eastAsia="Times New Roman"/>
                      <w:sz w:val="20"/>
                      <w:szCs w:val="20"/>
                      <w:lang w:val="en" w:eastAsia="en-US"/>
                    </w:rPr>
                  </w:pPr>
                  <w:r>
                    <w:rPr>
                      <w:rFonts w:eastAsia="Times New Roman"/>
                      <w:sz w:val="20"/>
                      <w:szCs w:val="20"/>
                      <w:lang w:val="en" w:eastAsia="en-US"/>
                    </w:rPr>
                    <w:t>Visa Signature (monthly cost per card)</w:t>
                  </w:r>
                </w:p>
                <w:p w:rsidR="009E7E07" w:rsidP="002C3F94" w:rsidRDefault="00D4478F" w14:paraId="14492832" w14:textId="77777777">
                  <w:pPr>
                    <w:framePr w:vSpace="180" w:hSpace="180" w:wrap="around" w:hAnchor="text" w:vAnchor="text" w:x="-720" w:y="36"/>
                    <w:widowControl/>
                    <w:spacing w:line="276" w:lineRule="auto"/>
                    <w:rPr>
                      <w:rFonts w:eastAsia="Times New Roman"/>
                      <w:sz w:val="20"/>
                      <w:szCs w:val="20"/>
                      <w:lang w:val="en" w:eastAsia="en-US"/>
                    </w:rPr>
                  </w:pPr>
                  <w:r>
                    <w:rPr>
                      <w:rFonts w:eastAsia="Times New Roman"/>
                      <w:sz w:val="20"/>
                      <w:szCs w:val="20"/>
                      <w:lang w:val="en" w:eastAsia="en-US"/>
                    </w:rPr>
                    <w:t>Visa Infinite (monthly cost per card)</w:t>
                  </w:r>
                </w:p>
              </w:tc>
              <w:tc>
                <w:tcPr>
                  <w:tcW w:w="4390" w:type="dxa"/>
                </w:tcPr>
                <w:p w:rsidR="009E7E07" w:rsidP="002C3F94" w:rsidRDefault="00D4478F" w14:paraId="5597BD76" w14:textId="77777777">
                  <w:pPr>
                    <w:framePr w:vSpace="180" w:hSpace="180" w:wrap="around" w:hAnchor="text" w:vAnchor="text" w:x="-720" w:y="36"/>
                    <w:widowControl/>
                    <w:spacing w:line="276" w:lineRule="auto"/>
                    <w:jc w:val="center"/>
                    <w:rPr>
                      <w:rFonts w:eastAsia="Times New Roman"/>
                      <w:sz w:val="20"/>
                      <w:szCs w:val="20"/>
                      <w:lang w:val="en" w:eastAsia="en-US"/>
                    </w:rPr>
                  </w:pPr>
                  <w:r>
                    <w:rPr>
                      <w:rFonts w:eastAsia="Times New Roman"/>
                      <w:sz w:val="20"/>
                      <w:szCs w:val="20"/>
                      <w:lang w:val="en" w:eastAsia="en-US"/>
                    </w:rPr>
                    <w:t>$0.65</w:t>
                  </w:r>
                </w:p>
                <w:p w:rsidR="009E7E07" w:rsidP="002C3F94" w:rsidRDefault="00D4478F" w14:paraId="394C33A8" w14:textId="77777777">
                  <w:pPr>
                    <w:framePr w:vSpace="180" w:hSpace="180" w:wrap="around" w:hAnchor="text" w:vAnchor="text" w:x="-720" w:y="36"/>
                    <w:widowControl/>
                    <w:spacing w:line="276" w:lineRule="auto"/>
                    <w:jc w:val="center"/>
                    <w:rPr>
                      <w:rFonts w:eastAsia="Times New Roman"/>
                      <w:sz w:val="20"/>
                      <w:szCs w:val="20"/>
                      <w:lang w:val="en" w:eastAsia="en-US"/>
                    </w:rPr>
                  </w:pPr>
                  <w:r>
                    <w:rPr>
                      <w:rFonts w:eastAsia="Times New Roman"/>
                      <w:sz w:val="20"/>
                      <w:szCs w:val="20"/>
                      <w:lang w:val="en" w:eastAsia="en-US"/>
                    </w:rPr>
                    <w:t>$1.75</w:t>
                  </w:r>
                </w:p>
              </w:tc>
            </w:tr>
          </w:tbl>
          <w:p w:rsidR="009E7E07" w:rsidRDefault="009E7E07" w14:paraId="658BF624" w14:textId="77777777">
            <w:pPr>
              <w:jc w:val="both"/>
              <w:rPr>
                <w:rFonts w:eastAsia="Inter"/>
                <w:i/>
                <w:color w:val="372D2D"/>
                <w:sz w:val="20"/>
                <w:szCs w:val="20"/>
              </w:rPr>
            </w:pPr>
          </w:p>
          <w:p w:rsidR="009E7E07" w:rsidRDefault="00D4478F" w14:paraId="456EC168" w14:textId="77777777">
            <w:pPr>
              <w:jc w:val="both"/>
              <w:rPr>
                <w:rFonts w:eastAsia="Inter"/>
                <w:color w:val="372D2D"/>
                <w:sz w:val="20"/>
                <w:szCs w:val="20"/>
              </w:rPr>
            </w:pPr>
            <w:r>
              <w:rPr>
                <w:rFonts w:eastAsia="Inter"/>
                <w:color w:val="372D2D"/>
                <w:sz w:val="20"/>
                <w:szCs w:val="20"/>
              </w:rPr>
              <w:t>Visa Platinum has an estimated interchange at most merchants of ~1.80%</w:t>
            </w:r>
          </w:p>
          <w:p w:rsidR="009E7E07" w:rsidRDefault="00D4478F" w14:paraId="44FE9610" w14:textId="77777777">
            <w:pPr>
              <w:jc w:val="both"/>
              <w:rPr>
                <w:rFonts w:eastAsia="Inter"/>
                <w:color w:val="372D2D"/>
                <w:sz w:val="20"/>
                <w:szCs w:val="20"/>
              </w:rPr>
            </w:pPr>
            <w:r>
              <w:rPr>
                <w:rFonts w:eastAsia="Inter"/>
                <w:color w:val="372D2D"/>
                <w:sz w:val="20"/>
                <w:szCs w:val="20"/>
              </w:rPr>
              <w:t>Visa Signature has an estimated interchange at most merchants of ~1.97%</w:t>
            </w:r>
          </w:p>
          <w:p w:rsidR="009E7E07" w:rsidRDefault="00D4478F" w14:paraId="75CFB123" w14:textId="77777777">
            <w:pPr>
              <w:jc w:val="both"/>
              <w:rPr>
                <w:rFonts w:eastAsia="Inter"/>
                <w:color w:val="372D2D"/>
                <w:sz w:val="20"/>
                <w:szCs w:val="20"/>
              </w:rPr>
            </w:pPr>
            <w:r>
              <w:rPr>
                <w:rFonts w:eastAsia="Inter"/>
                <w:color w:val="372D2D"/>
                <w:sz w:val="20"/>
                <w:szCs w:val="20"/>
              </w:rPr>
              <w:t>Visa Infinite has an estimated interchange as most merchants of ~1.97%</w:t>
            </w:r>
          </w:p>
          <w:p w:rsidR="009E7E07" w:rsidRDefault="009E7E07" w14:paraId="3BCB76F0" w14:textId="77777777">
            <w:pPr>
              <w:jc w:val="both"/>
              <w:rPr>
                <w:rFonts w:eastAsia="Inter"/>
                <w:b/>
                <w:bCs/>
                <w:color w:val="372D2D"/>
                <w:sz w:val="20"/>
                <w:szCs w:val="20"/>
              </w:rPr>
            </w:pPr>
          </w:p>
          <w:p w:rsidR="009E7E07" w:rsidRDefault="00D4478F" w14:paraId="079EAC55" w14:textId="77777777">
            <w:pPr>
              <w:rPr>
                <w:rFonts w:eastAsia="Times New Roman"/>
                <w:b/>
                <w:bCs/>
                <w:sz w:val="20"/>
                <w:szCs w:val="20"/>
              </w:rPr>
            </w:pPr>
            <w:r>
              <w:rPr>
                <w:rFonts w:eastAsia="Inter"/>
                <w:i/>
                <w:color w:val="372D2D"/>
                <w:sz w:val="20"/>
                <w:szCs w:val="20"/>
              </w:rPr>
              <w:t>Signify and Partner to agree on appropriate option, with Signify holding final approval</w:t>
            </w:r>
          </w:p>
        </w:tc>
      </w:tr>
      <w:tr w:rsidR="009E7E07" w14:paraId="42C7766F" w14:textId="77777777">
        <w:trPr>
          <w:trHeight w:val="508"/>
        </w:trPr>
        <w:tc>
          <w:tcPr>
            <w:tcW w:w="10772" w:type="dxa"/>
            <w:gridSpan w:val="2"/>
            <w:tcBorders>
              <w:top w:val="single" w:color="FFFFFF" w:sz="8" w:space="0"/>
              <w:left w:val="single" w:color="FFFFFF" w:sz="8" w:space="0"/>
              <w:bottom w:val="single" w:color="FFFFFF" w:sz="8" w:space="0"/>
              <w:right w:val="single" w:color="FFFFFF" w:sz="8" w:space="0"/>
            </w:tcBorders>
            <w:shd w:val="clear" w:color="auto" w:fill="F2F2F2"/>
            <w:tcMar>
              <w:top w:w="144" w:type="dxa"/>
              <w:left w:w="144" w:type="dxa"/>
              <w:bottom w:w="144" w:type="dxa"/>
              <w:right w:w="144" w:type="dxa"/>
            </w:tcMar>
            <w:vAlign w:val="center"/>
          </w:tcPr>
          <w:p w:rsidR="009E7E07" w:rsidRDefault="00D4478F" w14:paraId="2FF6404F" w14:textId="77777777">
            <w:pPr>
              <w:jc w:val="both"/>
              <w:rPr>
                <w:rFonts w:eastAsia="Inter"/>
                <w:color w:val="372D2D"/>
                <w:sz w:val="20"/>
                <w:szCs w:val="20"/>
              </w:rPr>
            </w:pPr>
            <w:r>
              <w:rPr>
                <w:rFonts w:eastAsia="Inter"/>
                <w:b/>
                <w:bCs/>
                <w:color w:val="372D2D"/>
                <w:sz w:val="20"/>
                <w:szCs w:val="20"/>
              </w:rPr>
              <w:lastRenderedPageBreak/>
              <w:t>TRANSACTION FEES</w:t>
            </w:r>
            <w:r>
              <w:rPr>
                <w:rFonts w:eastAsia="Inter"/>
                <w:color w:val="372D2D"/>
                <w:sz w:val="20"/>
                <w:szCs w:val="20"/>
              </w:rPr>
              <w:t>: Costs associated with card activation and transactions.</w:t>
            </w:r>
          </w:p>
        </w:tc>
      </w:tr>
      <w:tr w:rsidR="009E7E07" w14:paraId="79175A4F" w14:textId="77777777">
        <w:trPr>
          <w:trHeight w:val="466"/>
        </w:trPr>
        <w:tc>
          <w:tcPr>
            <w:tcW w:w="2102" w:type="dxa"/>
            <w:tcBorders>
              <w:top w:val="single" w:color="FFFFFF" w:sz="8" w:space="0"/>
              <w:left w:val="single" w:color="FFFFFF" w:sz="8" w:space="0"/>
              <w:bottom w:val="single" w:color="FFFFFF" w:sz="8" w:space="0"/>
              <w:right w:val="single" w:color="FFFFFF" w:sz="8" w:space="0"/>
            </w:tcBorders>
            <w:shd w:val="clear" w:color="auto" w:fill="F2F2F2"/>
            <w:tcMar>
              <w:top w:w="144" w:type="dxa"/>
              <w:left w:w="144" w:type="dxa"/>
              <w:bottom w:w="144" w:type="dxa"/>
              <w:right w:w="144" w:type="dxa"/>
            </w:tcMar>
            <w:vAlign w:val="center"/>
          </w:tcPr>
          <w:p w:rsidR="009E7E07" w:rsidRDefault="00D4478F" w14:paraId="4F119B00" w14:textId="77777777">
            <w:pPr>
              <w:rPr>
                <w:rFonts w:eastAsia="Inter"/>
                <w:b/>
                <w:color w:val="372D2D"/>
                <w:sz w:val="20"/>
                <w:szCs w:val="20"/>
              </w:rPr>
            </w:pPr>
            <w:r>
              <w:rPr>
                <w:rFonts w:eastAsia="Inter"/>
                <w:b/>
                <w:color w:val="372D2D"/>
                <w:sz w:val="20"/>
                <w:szCs w:val="20"/>
              </w:rPr>
              <w:t>VIRTUAL CARD ISSUANCE:</w:t>
            </w:r>
          </w:p>
        </w:tc>
        <w:tc>
          <w:tcPr>
            <w:tcW w:w="8670"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p w:rsidR="009E7E07" w:rsidRDefault="00D4478F" w14:paraId="717423BE" w14:textId="7DDB5D82">
            <w:pPr>
              <w:jc w:val="both"/>
              <w:rPr>
                <w:rFonts w:eastAsia="Inter"/>
                <w:color w:val="372D2D"/>
                <w:sz w:val="20"/>
                <w:szCs w:val="20"/>
              </w:rPr>
            </w:pPr>
            <w:r>
              <w:rPr>
                <w:rFonts w:eastAsia="Inter"/>
                <w:color w:val="372D2D"/>
                <w:sz w:val="20"/>
                <w:szCs w:val="20"/>
              </w:rPr>
              <w:t>$0.15 per virtual card</w:t>
            </w:r>
          </w:p>
        </w:tc>
      </w:tr>
      <w:tr w:rsidR="009E7E07" w14:paraId="0FF08EAD" w14:textId="77777777">
        <w:trPr>
          <w:trHeight w:val="466"/>
        </w:trPr>
        <w:tc>
          <w:tcPr>
            <w:tcW w:w="2102" w:type="dxa"/>
            <w:tcBorders>
              <w:top w:val="single" w:color="FFFFFF" w:sz="8" w:space="0"/>
              <w:left w:val="single" w:color="FFFFFF" w:sz="8" w:space="0"/>
              <w:bottom w:val="single" w:color="FFFFFF" w:sz="8" w:space="0"/>
              <w:right w:val="single" w:color="FFFFFF" w:sz="8" w:space="0"/>
            </w:tcBorders>
            <w:shd w:val="clear" w:color="auto" w:fill="F2F2F2"/>
            <w:tcMar>
              <w:top w:w="144" w:type="dxa"/>
              <w:left w:w="144" w:type="dxa"/>
              <w:bottom w:w="144" w:type="dxa"/>
              <w:right w:w="144" w:type="dxa"/>
            </w:tcMar>
            <w:vAlign w:val="center"/>
          </w:tcPr>
          <w:p w:rsidR="009E7E07" w:rsidRDefault="00D4478F" w14:paraId="0CE43845" w14:textId="77777777">
            <w:pPr>
              <w:rPr>
                <w:rFonts w:eastAsia="Inter"/>
                <w:b/>
                <w:color w:val="372D2D"/>
                <w:sz w:val="20"/>
                <w:szCs w:val="20"/>
              </w:rPr>
            </w:pPr>
            <w:r>
              <w:rPr>
                <w:rFonts w:eastAsia="Inter"/>
                <w:b/>
                <w:color w:val="372D2D"/>
                <w:sz w:val="20"/>
                <w:szCs w:val="20"/>
              </w:rPr>
              <w:t>CARD AUTHORIZATION:</w:t>
            </w:r>
          </w:p>
        </w:tc>
        <w:tc>
          <w:tcPr>
            <w:tcW w:w="8670"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p w:rsidR="009E7E07" w:rsidRDefault="00D4478F" w14:paraId="2A4F71C1" w14:textId="77777777">
            <w:pPr>
              <w:jc w:val="both"/>
              <w:rPr>
                <w:rFonts w:eastAsia="Inter"/>
                <w:bCs/>
                <w:color w:val="372D2D"/>
                <w:sz w:val="20"/>
                <w:szCs w:val="20"/>
              </w:rPr>
            </w:pPr>
            <w:r>
              <w:rPr>
                <w:rFonts w:eastAsia="Inter"/>
                <w:color w:val="372D2D"/>
                <w:sz w:val="20"/>
                <w:szCs w:val="20"/>
              </w:rPr>
              <w:t>$0.075/txn</w:t>
            </w:r>
          </w:p>
        </w:tc>
      </w:tr>
      <w:tr w:rsidR="009E7E07" w14:paraId="1A9E2DA2" w14:textId="77777777">
        <w:trPr>
          <w:trHeight w:val="466"/>
        </w:trPr>
        <w:tc>
          <w:tcPr>
            <w:tcW w:w="2102" w:type="dxa"/>
            <w:tcBorders>
              <w:top w:val="single" w:color="FFFFFF" w:sz="8" w:space="0"/>
              <w:left w:val="single" w:color="FFFFFF" w:sz="8" w:space="0"/>
              <w:bottom w:val="single" w:color="FFFFFF" w:sz="8" w:space="0"/>
              <w:right w:val="single" w:color="FFFFFF" w:sz="8" w:space="0"/>
            </w:tcBorders>
            <w:shd w:val="clear" w:color="auto" w:fill="F2F2F2"/>
            <w:tcMar>
              <w:top w:w="144" w:type="dxa"/>
              <w:left w:w="144" w:type="dxa"/>
              <w:bottom w:w="144" w:type="dxa"/>
              <w:right w:w="144" w:type="dxa"/>
            </w:tcMar>
            <w:vAlign w:val="center"/>
          </w:tcPr>
          <w:p w:rsidR="009E7E07" w:rsidRDefault="00D4478F" w14:paraId="587482D0" w14:textId="77777777">
            <w:pPr>
              <w:rPr>
                <w:rFonts w:eastAsia="Inter"/>
                <w:b/>
                <w:color w:val="372D2D"/>
                <w:sz w:val="20"/>
                <w:szCs w:val="20"/>
              </w:rPr>
            </w:pPr>
            <w:r>
              <w:rPr>
                <w:rFonts w:eastAsia="Inter"/>
                <w:b/>
                <w:color w:val="372D2D"/>
                <w:sz w:val="20"/>
                <w:szCs w:val="20"/>
              </w:rPr>
              <w:t>3D SECURE:</w:t>
            </w:r>
          </w:p>
        </w:tc>
        <w:tc>
          <w:tcPr>
            <w:tcW w:w="8670"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p w:rsidR="009E7E07" w:rsidRDefault="00D4478F" w14:paraId="08CB597B" w14:textId="77777777">
            <w:pPr>
              <w:jc w:val="both"/>
              <w:rPr>
                <w:rFonts w:eastAsia="Inter"/>
                <w:color w:val="372D2D"/>
                <w:sz w:val="20"/>
                <w:szCs w:val="20"/>
              </w:rPr>
            </w:pPr>
            <w:r>
              <w:rPr>
                <w:rFonts w:eastAsia="Inter"/>
                <w:color w:val="372D2D"/>
                <w:sz w:val="20"/>
                <w:szCs w:val="20"/>
              </w:rPr>
              <w:t>Implementation Fee: Included</w:t>
            </w:r>
          </w:p>
          <w:p w:rsidR="009E7E07" w:rsidRDefault="00D4478F" w14:paraId="7C347715" w14:textId="77777777">
            <w:pPr>
              <w:jc w:val="both"/>
              <w:rPr>
                <w:rFonts w:eastAsia="Inter"/>
                <w:bCs/>
                <w:color w:val="372D2D"/>
                <w:sz w:val="20"/>
                <w:szCs w:val="20"/>
              </w:rPr>
            </w:pPr>
            <w:r>
              <w:rPr>
                <w:rFonts w:eastAsia="Inter"/>
                <w:color w:val="372D2D"/>
                <w:sz w:val="20"/>
                <w:szCs w:val="20"/>
              </w:rPr>
              <w:t>Transaction Fee: $0.04/txn</w:t>
            </w:r>
          </w:p>
        </w:tc>
      </w:tr>
      <w:tr w:rsidR="009E7E07" w14:paraId="41496ED4" w14:textId="77777777">
        <w:trPr>
          <w:trHeight w:val="466"/>
        </w:trPr>
        <w:tc>
          <w:tcPr>
            <w:tcW w:w="2102" w:type="dxa"/>
            <w:tcBorders>
              <w:top w:val="single" w:color="FFFFFF" w:sz="8" w:space="0"/>
              <w:left w:val="single" w:color="FFFFFF" w:sz="8" w:space="0"/>
              <w:bottom w:val="single" w:color="FFFFFF" w:sz="8" w:space="0"/>
              <w:right w:val="single" w:color="FFFFFF" w:sz="8" w:space="0"/>
            </w:tcBorders>
            <w:shd w:val="clear" w:color="auto" w:fill="F2F2F2"/>
            <w:tcMar>
              <w:top w:w="144" w:type="dxa"/>
              <w:left w:w="144" w:type="dxa"/>
              <w:bottom w:w="144" w:type="dxa"/>
              <w:right w:w="144" w:type="dxa"/>
            </w:tcMar>
            <w:vAlign w:val="center"/>
          </w:tcPr>
          <w:p w:rsidR="009E7E07" w:rsidRDefault="00D4478F" w14:paraId="5D4FF73F" w14:textId="77777777">
            <w:pPr>
              <w:rPr>
                <w:rFonts w:eastAsia="Inter"/>
                <w:b/>
                <w:color w:val="372D2D"/>
                <w:sz w:val="20"/>
                <w:szCs w:val="20"/>
              </w:rPr>
            </w:pPr>
            <w:r>
              <w:rPr>
                <w:rFonts w:eastAsia="Inter"/>
                <w:b/>
                <w:color w:val="372D2D"/>
                <w:sz w:val="20"/>
                <w:szCs w:val="20"/>
              </w:rPr>
              <w:t>TOKENIZATION AND MOBILE WALLET SUPPORT:</w:t>
            </w:r>
          </w:p>
        </w:tc>
        <w:tc>
          <w:tcPr>
            <w:tcW w:w="8670"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p w:rsidR="009E7E07" w:rsidRDefault="00D4478F" w14:paraId="40A92A05" w14:textId="7150BD8B">
            <w:pPr>
              <w:jc w:val="both"/>
            </w:pPr>
            <w:r>
              <w:rPr>
                <w:rFonts w:eastAsia="Inter"/>
                <w:color w:val="372D2D"/>
                <w:sz w:val="20"/>
                <w:szCs w:val="20"/>
              </w:rPr>
              <w:t>Implementation Fee: Included</w:t>
            </w:r>
          </w:p>
          <w:p w:rsidR="009E7E07" w:rsidRDefault="00D4478F" w14:paraId="2A1CBA62" w14:textId="77777777">
            <w:pPr>
              <w:jc w:val="both"/>
            </w:pPr>
            <w:r>
              <w:rPr>
                <w:rFonts w:eastAsia="Inter"/>
                <w:color w:val="372D2D"/>
                <w:sz w:val="20"/>
                <w:szCs w:val="20"/>
              </w:rPr>
              <w:t>Transaction Fee: $0.03/txn</w:t>
            </w:r>
          </w:p>
          <w:p w:rsidR="009E7E07" w:rsidRDefault="00D4478F" w14:paraId="398222A0" w14:textId="77777777">
            <w:pPr>
              <w:jc w:val="both"/>
            </w:pPr>
            <w:r>
              <w:rPr>
                <w:rFonts w:eastAsia="Inter"/>
                <w:color w:val="372D2D"/>
                <w:sz w:val="20"/>
                <w:szCs w:val="20"/>
              </w:rPr>
              <w:t>$650 per wallet per month</w:t>
            </w:r>
          </w:p>
          <w:p w:rsidR="009E7E07" w:rsidRDefault="00D4478F" w14:paraId="5BC3FF69" w14:textId="77777777">
            <w:pPr>
              <w:jc w:val="both"/>
            </w:pPr>
            <w:r>
              <w:rPr>
                <w:rFonts w:eastAsia="Inter"/>
                <w:color w:val="372D2D"/>
                <w:sz w:val="20"/>
                <w:szCs w:val="20"/>
              </w:rPr>
              <w:t>(Example: if Partner leverages both Apple and Google wallet for push provisioning, they&amp;#39;ll be</w:t>
            </w:r>
          </w:p>
          <w:p w:rsidR="009E7E07" w:rsidRDefault="00D4478F" w14:paraId="2E19CB78" w14:textId="77777777">
            <w:pPr>
              <w:jc w:val="both"/>
            </w:pPr>
            <w:r>
              <w:rPr>
                <w:rFonts w:eastAsia="Inter"/>
                <w:color w:val="372D2D"/>
                <w:sz w:val="20"/>
                <w:szCs w:val="20"/>
              </w:rPr>
              <w:t>charged $1.3k monthly)</w:t>
            </w:r>
          </w:p>
          <w:p w:rsidR="009E7E07" w:rsidRDefault="00D4478F" w14:paraId="56D1D63D" w14:textId="77777777">
            <w:pPr>
              <w:jc w:val="both"/>
            </w:pPr>
            <w:r>
              <w:rPr>
                <w:rFonts w:eastAsia="Inter"/>
                <w:color w:val="372D2D"/>
                <w:sz w:val="20"/>
                <w:szCs w:val="20"/>
              </w:rPr>
              <w:t>$0.0605 per card provisioned</w:t>
            </w:r>
          </w:p>
          <w:p w:rsidR="009E7E07" w:rsidRDefault="00D4478F" w14:paraId="442D3B4C" w14:textId="77777777">
            <w:pPr>
              <w:jc w:val="both"/>
            </w:pPr>
            <w:r>
              <w:rPr>
                <w:rFonts w:eastAsia="Inter"/>
                <w:color w:val="372D2D"/>
                <w:sz w:val="20"/>
                <w:szCs w:val="20"/>
              </w:rPr>
              <w:t>(Example: if a partner provisions 500 cards this month, they&amp;#39;d incur a $30.25 charge (500 x</w:t>
            </w:r>
          </w:p>
          <w:p w:rsidR="009E7E07" w:rsidRDefault="00D4478F" w14:paraId="042611D8" w14:textId="77777777">
            <w:pPr>
              <w:jc w:val="both"/>
              <w:rPr>
                <w:rFonts w:eastAsia="Inter"/>
                <w:color w:val="372D2D"/>
                <w:sz w:val="20"/>
                <w:szCs w:val="20"/>
              </w:rPr>
            </w:pPr>
            <w:r>
              <w:rPr>
                <w:rFonts w:eastAsia="Inter"/>
                <w:color w:val="372D2D"/>
                <w:sz w:val="20"/>
                <w:szCs w:val="20"/>
              </w:rPr>
              <w:t>$0.0605/card))</w:t>
            </w:r>
          </w:p>
          <w:p w:rsidR="009E7E07" w:rsidRDefault="009E7E07" w14:paraId="5C60A8B1" w14:textId="4BD54AA2">
            <w:pPr>
              <w:jc w:val="both"/>
              <w:rPr>
                <w:rFonts w:eastAsia="Inter"/>
                <w:bCs/>
                <w:color w:val="372D2D"/>
                <w:sz w:val="20"/>
                <w:szCs w:val="20"/>
              </w:rPr>
            </w:pPr>
          </w:p>
        </w:tc>
      </w:tr>
      <w:tr w:rsidR="009E7E07" w14:paraId="392D7FBA" w14:textId="77777777">
        <w:trPr>
          <w:trHeight w:val="466"/>
        </w:trPr>
        <w:tc>
          <w:tcPr>
            <w:tcW w:w="10772" w:type="dxa"/>
            <w:gridSpan w:val="2"/>
            <w:tcBorders>
              <w:top w:val="single" w:color="FFFFFF" w:sz="8" w:space="0"/>
              <w:left w:val="single" w:color="FFFFFF" w:sz="8" w:space="0"/>
              <w:bottom w:val="single" w:color="FFFFFF" w:sz="8" w:space="0"/>
            </w:tcBorders>
            <w:shd w:val="clear" w:color="auto" w:fill="F2F2F2"/>
            <w:tcMar>
              <w:top w:w="144" w:type="dxa"/>
              <w:left w:w="144" w:type="dxa"/>
              <w:bottom w:w="144" w:type="dxa"/>
              <w:right w:w="144" w:type="dxa"/>
            </w:tcMar>
            <w:vAlign w:val="center"/>
          </w:tcPr>
          <w:p w:rsidR="009E7E07" w:rsidRDefault="00D4478F" w14:paraId="0D9D1278" w14:textId="77777777">
            <w:pPr>
              <w:jc w:val="both"/>
              <w:rPr>
                <w:rFonts w:eastAsia="Inter"/>
                <w:bCs/>
                <w:color w:val="372D2D"/>
                <w:sz w:val="20"/>
                <w:szCs w:val="20"/>
              </w:rPr>
            </w:pPr>
            <w:r>
              <w:rPr>
                <w:rFonts w:eastAsia="Inter"/>
                <w:b/>
                <w:color w:val="372D2D"/>
                <w:sz w:val="20"/>
                <w:szCs w:val="20"/>
              </w:rPr>
              <w:t xml:space="preserve">PLATFORM MINIMUMS: </w:t>
            </w:r>
            <w:r>
              <w:rPr>
                <w:rFonts w:eastAsia="Inter"/>
                <w:bCs/>
                <w:color w:val="372D2D"/>
                <w:sz w:val="20"/>
                <w:szCs w:val="20"/>
              </w:rPr>
              <w:t>Monthly fixed costs associated with running the program.</w:t>
            </w:r>
          </w:p>
        </w:tc>
      </w:tr>
      <w:tr w:rsidR="009E7E07" w14:paraId="6CD87C0E" w14:textId="77777777">
        <w:trPr>
          <w:trHeight w:val="466"/>
        </w:trPr>
        <w:tc>
          <w:tcPr>
            <w:tcW w:w="2102" w:type="dxa"/>
            <w:tcBorders>
              <w:top w:val="single" w:color="FFFFFF" w:sz="8" w:space="0"/>
              <w:left w:val="single" w:color="FFFFFF" w:sz="8" w:space="0"/>
              <w:bottom w:val="single" w:color="FFFFFF" w:sz="8" w:space="0"/>
              <w:right w:val="single" w:color="FFFFFF" w:sz="8" w:space="0"/>
            </w:tcBorders>
            <w:shd w:val="clear" w:color="auto" w:fill="F2F2F2"/>
            <w:tcMar>
              <w:top w:w="144" w:type="dxa"/>
              <w:left w:w="144" w:type="dxa"/>
              <w:bottom w:w="144" w:type="dxa"/>
              <w:right w:w="144" w:type="dxa"/>
            </w:tcMar>
            <w:vAlign w:val="center"/>
          </w:tcPr>
          <w:p w:rsidR="009E7E07" w:rsidRDefault="00D4478F" w14:paraId="168D3E92" w14:textId="77777777">
            <w:pPr>
              <w:rPr>
                <w:rFonts w:eastAsia="Inter"/>
                <w:b/>
                <w:color w:val="372D2D"/>
                <w:sz w:val="20"/>
                <w:szCs w:val="20"/>
              </w:rPr>
            </w:pPr>
            <w:r>
              <w:rPr>
                <w:rFonts w:eastAsia="Inter"/>
                <w:b/>
                <w:color w:val="372D2D"/>
                <w:sz w:val="20"/>
                <w:szCs w:val="20"/>
              </w:rPr>
              <w:t>MONTHLY PLATFORM MINIMUM:</w:t>
            </w:r>
          </w:p>
        </w:tc>
        <w:tc>
          <w:tcPr>
            <w:tcW w:w="8670"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tbl>
            <w:tblPr>
              <w:tblW w:w="4992" w:type="pct"/>
              <w:tblCellMar>
                <w:top w:w="15" w:type="dxa"/>
                <w:left w:w="15" w:type="dxa"/>
                <w:bottom w:w="15" w:type="dxa"/>
                <w:right w:w="15" w:type="dxa"/>
              </w:tblCellMar>
              <w:tblLook w:val="04A0" w:firstRow="1" w:lastRow="0" w:firstColumn="1" w:lastColumn="0" w:noHBand="0" w:noVBand="1"/>
            </w:tblPr>
            <w:tblGrid>
              <w:gridCol w:w="3974"/>
              <w:gridCol w:w="4395"/>
            </w:tblGrid>
            <w:tr w:rsidR="009E7E07" w14:paraId="2189CBB4" w14:textId="77777777">
              <w:trPr>
                <w:tblHeader/>
              </w:trPr>
              <w:tc>
                <w:tcPr>
                  <w:tcW w:w="3974" w:type="dxa"/>
                </w:tcPr>
                <w:p w:rsidR="009E7E07" w:rsidP="002C3F94" w:rsidRDefault="00D4478F" w14:paraId="43A63471" w14:textId="77777777">
                  <w:pPr>
                    <w:framePr w:vSpace="180" w:hSpace="180" w:wrap="around" w:hAnchor="text" w:vAnchor="text" w:x="-720" w:y="36"/>
                    <w:widowControl/>
                    <w:spacing w:line="276" w:lineRule="auto"/>
                    <w:rPr>
                      <w:rFonts w:eastAsia="Times New Roman"/>
                      <w:b/>
                      <w:bCs/>
                      <w:sz w:val="20"/>
                      <w:szCs w:val="20"/>
                      <w:lang w:val="en" w:eastAsia="en-US"/>
                    </w:rPr>
                  </w:pPr>
                  <w:r>
                    <w:rPr>
                      <w:rFonts w:eastAsia="Times New Roman"/>
                      <w:b/>
                      <w:bCs/>
                      <w:sz w:val="20"/>
                      <w:szCs w:val="20"/>
                      <w:lang w:val="en" w:eastAsia="en-US"/>
                    </w:rPr>
                    <w:t>MONTHS</w:t>
                  </w:r>
                </w:p>
              </w:tc>
              <w:tc>
                <w:tcPr>
                  <w:tcW w:w="4395" w:type="dxa"/>
                </w:tcPr>
                <w:p w:rsidR="009E7E07" w:rsidP="002C3F94" w:rsidRDefault="00D4478F" w14:paraId="5A369EE0" w14:textId="77777777">
                  <w:pPr>
                    <w:framePr w:vSpace="180" w:hSpace="180" w:wrap="around" w:hAnchor="text" w:vAnchor="text" w:x="-720" w:y="36"/>
                    <w:widowControl/>
                    <w:spacing w:line="276" w:lineRule="auto"/>
                    <w:jc w:val="center"/>
                    <w:rPr>
                      <w:rFonts w:eastAsia="Times New Roman"/>
                      <w:b/>
                      <w:bCs/>
                      <w:sz w:val="20"/>
                      <w:szCs w:val="20"/>
                      <w:lang w:val="en" w:eastAsia="en-US"/>
                    </w:rPr>
                  </w:pPr>
                  <w:r>
                    <w:rPr>
                      <w:rFonts w:eastAsia="Times New Roman"/>
                      <w:b/>
                      <w:bCs/>
                      <w:sz w:val="20"/>
                      <w:szCs w:val="20"/>
                      <w:lang w:val="en" w:eastAsia="en-US"/>
                    </w:rPr>
                    <w:t>MINIMUM</w:t>
                  </w:r>
                </w:p>
              </w:tc>
            </w:tr>
            <w:tr w:rsidR="009E7E07" w14:paraId="3E5876A8" w14:textId="77777777">
              <w:tc>
                <w:tcPr>
                  <w:tcW w:w="3974" w:type="dxa"/>
                </w:tcPr>
                <w:p w:rsidR="009E7E07" w:rsidP="002C3F94" w:rsidRDefault="00D4478F" w14:paraId="6D134655" w14:textId="77777777">
                  <w:pPr>
                    <w:framePr w:vSpace="180" w:hSpace="180" w:wrap="around" w:hAnchor="text" w:vAnchor="text" w:x="-720" w:y="36"/>
                    <w:widowControl/>
                    <w:spacing w:line="276" w:lineRule="auto"/>
                    <w:rPr>
                      <w:rFonts w:eastAsia="Times New Roman"/>
                      <w:sz w:val="20"/>
                      <w:szCs w:val="20"/>
                      <w:lang w:val="en" w:eastAsia="en-US"/>
                    </w:rPr>
                  </w:pPr>
                  <w:r>
                    <w:rPr>
                      <w:rFonts w:eastAsia="Times New Roman"/>
                      <w:sz w:val="20"/>
                      <w:szCs w:val="20"/>
                      <w:lang w:val="en" w:eastAsia="en-US"/>
                    </w:rPr>
                    <w:t>1-6</w:t>
                  </w:r>
                </w:p>
              </w:tc>
              <w:tc>
                <w:tcPr>
                  <w:tcW w:w="4395" w:type="dxa"/>
                </w:tcPr>
                <w:p w:rsidR="009E7E07" w:rsidP="002C3F94" w:rsidRDefault="00D4478F" w14:paraId="177E264A" w14:textId="6F6691C1">
                  <w:pPr>
                    <w:framePr w:vSpace="180" w:hSpace="180" w:wrap="around" w:hAnchor="text" w:vAnchor="text" w:x="-720" w:y="36"/>
                    <w:widowControl/>
                    <w:spacing w:line="276" w:lineRule="auto"/>
                    <w:jc w:val="center"/>
                    <w:rPr>
                      <w:rFonts w:eastAsia="Times New Roman"/>
                      <w:sz w:val="20"/>
                      <w:szCs w:val="20"/>
                      <w:lang w:val="en" w:eastAsia="en-US"/>
                    </w:rPr>
                  </w:pPr>
                  <w:r>
                    <w:rPr>
                      <w:rFonts w:eastAsia="Times New Roman"/>
                      <w:sz w:val="20"/>
                      <w:szCs w:val="20"/>
                      <w:lang w:val="en" w:eastAsia="en-US"/>
                    </w:rPr>
                    <w:t>Waived</w:t>
                  </w:r>
                </w:p>
              </w:tc>
            </w:tr>
            <w:tr w:rsidR="009E7E07" w14:paraId="62CCE2B2" w14:textId="77777777">
              <w:tc>
                <w:tcPr>
                  <w:tcW w:w="3974" w:type="dxa"/>
                </w:tcPr>
                <w:p w:rsidR="009E7E07" w:rsidP="002C3F94" w:rsidRDefault="00D4478F" w14:paraId="69C6483A" w14:textId="4CF27EA4">
                  <w:pPr>
                    <w:framePr w:vSpace="180" w:hSpace="180" w:wrap="around" w:hAnchor="text" w:vAnchor="text" w:x="-720" w:y="36"/>
                    <w:widowControl/>
                    <w:spacing w:line="276" w:lineRule="auto"/>
                    <w:rPr>
                      <w:rFonts w:eastAsia="Times New Roman"/>
                      <w:sz w:val="20"/>
                      <w:szCs w:val="20"/>
                      <w:lang w:val="en" w:eastAsia="en-US"/>
                    </w:rPr>
                  </w:pPr>
                  <w:r>
                    <w:rPr>
                      <w:rFonts w:eastAsia="Times New Roman"/>
                      <w:sz w:val="20"/>
                      <w:szCs w:val="20"/>
                      <w:lang w:val="en" w:eastAsia="en-US"/>
                    </w:rPr>
                    <w:t>7-24</w:t>
                  </w:r>
                </w:p>
              </w:tc>
              <w:tc>
                <w:tcPr>
                  <w:tcW w:w="4395" w:type="dxa"/>
                </w:tcPr>
                <w:p w:rsidR="009E7E07" w:rsidP="002C3F94" w:rsidRDefault="00D4478F" w14:paraId="76CDD7EC" w14:textId="7AAFD89D">
                  <w:pPr>
                    <w:framePr w:vSpace="180" w:hSpace="180" w:wrap="around" w:hAnchor="text" w:vAnchor="text" w:x="-720" w:y="36"/>
                    <w:widowControl/>
                    <w:spacing w:line="276" w:lineRule="auto"/>
                    <w:jc w:val="center"/>
                    <w:rPr>
                      <w:rFonts w:eastAsia="Times New Roman"/>
                      <w:sz w:val="20"/>
                      <w:szCs w:val="20"/>
                      <w:lang w:val="en" w:eastAsia="en-US"/>
                    </w:rPr>
                  </w:pPr>
                  <w:r>
                    <w:rPr>
                      <w:rFonts w:eastAsia="Times New Roman"/>
                      <w:sz w:val="20"/>
                      <w:szCs w:val="20"/>
                      <w:lang w:val="en" w:eastAsia="en-US"/>
                    </w:rPr>
                    <w:t>$5,000</w:t>
                  </w:r>
                </w:p>
              </w:tc>
            </w:tr>
            <w:tr w:rsidR="009E7E07" w14:paraId="6921B46F" w14:textId="77777777">
              <w:tc>
                <w:tcPr>
                  <w:tcW w:w="3974" w:type="dxa"/>
                </w:tcPr>
                <w:p w:rsidR="009E7E07" w:rsidP="002C3F94" w:rsidRDefault="00D4478F" w14:paraId="4F2360CD" w14:textId="00DD0365">
                  <w:pPr>
                    <w:framePr w:vSpace="180" w:hSpace="180" w:wrap="around" w:hAnchor="text" w:vAnchor="text" w:x="-720" w:y="36"/>
                    <w:widowControl/>
                    <w:tabs>
                      <w:tab w:val="center" w:pos="1972"/>
                    </w:tabs>
                    <w:spacing w:line="276" w:lineRule="auto"/>
                    <w:rPr>
                      <w:rFonts w:eastAsia="Times New Roman"/>
                      <w:sz w:val="20"/>
                      <w:szCs w:val="20"/>
                      <w:lang w:val="en" w:eastAsia="en-US"/>
                    </w:rPr>
                  </w:pPr>
                  <w:r>
                    <w:rPr>
                      <w:rFonts w:eastAsia="Times New Roman"/>
                      <w:sz w:val="20"/>
                      <w:szCs w:val="20"/>
                      <w:lang w:val="en" w:eastAsia="en-US"/>
                    </w:rPr>
                    <w:t>25+</w:t>
                  </w:r>
                </w:p>
              </w:tc>
              <w:tc>
                <w:tcPr>
                  <w:tcW w:w="4395" w:type="dxa"/>
                </w:tcPr>
                <w:p w:rsidR="009E7E07" w:rsidP="002C3F94" w:rsidRDefault="00D4478F" w14:paraId="1B458652" w14:textId="65B09FE5">
                  <w:pPr>
                    <w:framePr w:vSpace="180" w:hSpace="180" w:wrap="around" w:hAnchor="text" w:vAnchor="text" w:x="-720" w:y="36"/>
                    <w:widowControl/>
                    <w:spacing w:line="276" w:lineRule="auto"/>
                    <w:jc w:val="center"/>
                    <w:rPr>
                      <w:rFonts w:eastAsia="Times New Roman"/>
                      <w:sz w:val="20"/>
                      <w:szCs w:val="20"/>
                      <w:lang w:val="en" w:eastAsia="en-US"/>
                    </w:rPr>
                  </w:pPr>
                  <w:r>
                    <w:rPr>
                      <w:rFonts w:eastAsia="Times New Roman"/>
                      <w:sz w:val="20"/>
                      <w:szCs w:val="20"/>
                      <w:lang w:val="en" w:eastAsia="en-US"/>
                    </w:rPr>
                    <w:t>$10,000</w:t>
                  </w:r>
                </w:p>
              </w:tc>
            </w:tr>
            <w:tr w:rsidR="009E7E07" w14:paraId="4D13E422" w14:textId="77777777">
              <w:trPr/>
              <w:tc>
                <w:tcPr>
                  <w:tcW w:w="3974" w:type="dxa"/>
                </w:tcPr>
                <w:p w:rsidR="009E7E07" w:rsidP="002C3F94" w:rsidRDefault="009E7E07" w14:paraId="61E0CE7E" w14:textId="6A70ADA7">
                  <w:pPr>
                    <w:framePr w:vSpace="180" w:hSpace="180" w:wrap="around" w:hAnchor="text" w:vAnchor="text" w:x="-720" w:y="36"/>
                    <w:widowControl/>
                    <w:spacing w:line="276" w:lineRule="auto"/>
                    <w:rPr>
                      <w:rFonts w:eastAsia="Times New Roman"/>
                      <w:sz w:val="20"/>
                      <w:szCs w:val="20"/>
                      <w:lang w:val="en" w:eastAsia="en-US"/>
                    </w:rPr>
                  </w:pPr>
                </w:p>
              </w:tc>
              <w:tc>
                <w:tcPr>
                  <w:tcW w:w="4395" w:type="dxa"/>
                </w:tcPr>
                <w:p w:rsidR="009E7E07" w:rsidP="002C3F94" w:rsidRDefault="009E7E07" w14:paraId="085E9D4E" w14:textId="0B25AD99">
                  <w:pPr>
                    <w:framePr w:vSpace="180" w:hSpace="180" w:wrap="around" w:hAnchor="text" w:vAnchor="text" w:x="-720" w:y="36"/>
                    <w:widowControl/>
                    <w:spacing w:line="276" w:lineRule="auto"/>
                    <w:jc w:val="center"/>
                    <w:rPr>
                      <w:rFonts w:eastAsia="Times New Roman"/>
                      <w:sz w:val="20"/>
                      <w:szCs w:val="20"/>
                      <w:lang w:val="en" w:eastAsia="en-US"/>
                    </w:rPr>
                  </w:pPr>
                </w:p>
              </w:tc>
            </w:tr>
            <w:tr w:rsidR="009E7E07" w14:paraId="0F23D614" w14:textId="77777777">
              <w:trPr/>
              <w:tc>
                <w:tcPr>
                  <w:tcW w:w="3974" w:type="dxa"/>
                </w:tcPr>
                <w:p w:rsidR="009E7E07" w:rsidP="002C3F94" w:rsidRDefault="00D4478F" w14:paraId="21A15117" w14:textId="77777777">
                  <w:pPr>
                    <w:framePr w:vSpace="180" w:hSpace="180" w:wrap="around" w:hAnchor="text" w:vAnchor="text" w:x="-720" w:y="36"/>
                    <w:widowControl/>
                    <w:spacing w:line="276" w:lineRule="auto"/>
                    <w:rPr>
                      <w:rFonts w:eastAsia="Times New Roman"/>
                      <w:sz w:val="20"/>
                      <w:szCs w:val="20"/>
                      <w:lang w:val="en" w:eastAsia="en-US"/>
                    </w:rPr>
                  </w:pPr>
                  <w:del w:author="Kay Galarza" w:date="2026-06-22T19:29:00Z" w:id="138">
                    <w:r>
                      <w:rPr>
                        <w:rFonts w:eastAsia="Times New Roman"/>
                        <w:sz w:val="20"/>
                        <w:szCs w:val="20"/>
                        <w:lang w:val="en" w:eastAsia="en-US"/>
                      </w:rPr>
                      <w:delText>36+</w:delText>
                    </w:r>
                  </w:del>
                </w:p>
              </w:tc>
              <w:tc>
                <w:tcPr>
                  <w:tcW w:w="4395" w:type="dxa"/>
                </w:tcPr>
                <w:p w:rsidR="009E7E07" w:rsidP="002C3F94" w:rsidRDefault="009E7E07" w14:paraId="44B09B4C" w14:textId="513051F2">
                  <w:pPr>
                    <w:framePr w:vSpace="180" w:hSpace="180" w:wrap="around" w:hAnchor="text" w:vAnchor="text" w:x="-720" w:y="36"/>
                    <w:widowControl/>
                    <w:spacing w:line="276" w:lineRule="auto"/>
                    <w:jc w:val="center"/>
                    <w:rPr>
                      <w:rFonts w:eastAsia="Times New Roman"/>
                      <w:sz w:val="20"/>
                      <w:szCs w:val="20"/>
                      <w:lang w:val="en" w:eastAsia="en-US"/>
                    </w:rPr>
                  </w:pPr>
                </w:p>
              </w:tc>
            </w:tr>
          </w:tbl>
          <w:p w:rsidR="009E7E07" w:rsidRDefault="009E7E07" w14:paraId="03DED4C3" w14:textId="77777777">
            <w:pPr>
              <w:jc w:val="both"/>
              <w:rPr>
                <w:rFonts w:eastAsia="Inter"/>
                <w:color w:val="372D2D"/>
                <w:sz w:val="20"/>
                <w:szCs w:val="20"/>
              </w:rPr>
            </w:pPr>
          </w:p>
          <w:p w:rsidR="009E7E07" w:rsidRDefault="00D4478F" w14:paraId="1694E8AD" w14:textId="77777777">
            <w:pPr>
              <w:jc w:val="both"/>
              <w:rPr>
                <w:rFonts w:eastAsia="Inter"/>
                <w:bCs/>
                <w:color w:val="372D2D"/>
                <w:sz w:val="20"/>
                <w:szCs w:val="20"/>
              </w:rPr>
            </w:pPr>
            <w:r>
              <w:rPr>
                <w:rFonts w:eastAsia="Inter"/>
                <w:i/>
                <w:iCs/>
                <w:color w:val="372D2D"/>
                <w:sz w:val="20"/>
                <w:szCs w:val="20"/>
              </w:rPr>
              <w:t>Minimums begin once the program is live and are offset by variable costs, including: KYC, Virtual Card Issuance, 3D Secure, Tokenization and Mobile Wallet Support, Card Authorization, and Accounts</w:t>
            </w:r>
          </w:p>
        </w:tc>
      </w:tr>
      <w:tr w:rsidR="009E7E07" w14:paraId="481C072B" w14:textId="77777777">
        <w:trPr>
          <w:trHeight w:val="466"/>
        </w:trPr>
        <w:tc>
          <w:tcPr>
            <w:tcW w:w="10772" w:type="dxa"/>
            <w:gridSpan w:val="2"/>
            <w:tcBorders>
              <w:top w:val="single" w:color="FFFFFF" w:sz="8" w:space="0"/>
              <w:left w:val="single" w:color="FFFFFF" w:sz="8" w:space="0"/>
              <w:bottom w:val="single" w:color="FFFFFF" w:sz="8" w:space="0"/>
            </w:tcBorders>
            <w:shd w:val="clear" w:color="auto" w:fill="F2F2F2"/>
            <w:tcMar>
              <w:top w:w="144" w:type="dxa"/>
              <w:left w:w="144" w:type="dxa"/>
              <w:bottom w:w="144" w:type="dxa"/>
              <w:right w:w="144" w:type="dxa"/>
            </w:tcMar>
            <w:vAlign w:val="center"/>
          </w:tcPr>
          <w:p w:rsidR="009E7E07" w:rsidRDefault="00D4478F" w14:paraId="7791D89F" w14:textId="77777777">
            <w:pPr>
              <w:jc w:val="both"/>
              <w:rPr>
                <w:rFonts w:eastAsia="Inter"/>
                <w:bCs/>
                <w:color w:val="372D2D"/>
                <w:sz w:val="20"/>
                <w:szCs w:val="20"/>
              </w:rPr>
            </w:pPr>
            <w:r>
              <w:rPr>
                <w:rFonts w:eastAsia="Inter"/>
                <w:b/>
                <w:bCs/>
                <w:color w:val="372D2D"/>
                <w:sz w:val="20"/>
                <w:szCs w:val="20"/>
              </w:rPr>
              <w:t>MISCELLANEOUS</w:t>
            </w:r>
            <w:r>
              <w:rPr>
                <w:rFonts w:eastAsia="Inter"/>
                <w:color w:val="372D2D"/>
                <w:sz w:val="20"/>
                <w:szCs w:val="20"/>
              </w:rPr>
              <w:t>: Miscellaneous costs associated with disputes and settlement. Settlement is daily.</w:t>
            </w:r>
          </w:p>
        </w:tc>
      </w:tr>
      <w:tr w:rsidR="009E7E07" w14:paraId="764BCD9E" w14:textId="77777777">
        <w:trPr>
          <w:trHeight w:val="466"/>
        </w:trPr>
        <w:tc>
          <w:tcPr>
            <w:tcW w:w="2102" w:type="dxa"/>
            <w:tcBorders>
              <w:top w:val="single" w:color="FFFFFF" w:sz="8" w:space="0"/>
              <w:left w:val="single" w:color="FFFFFF" w:sz="8" w:space="0"/>
              <w:bottom w:val="single" w:color="FFFFFF" w:sz="8" w:space="0"/>
              <w:right w:val="single" w:color="FFFFFF" w:sz="8" w:space="0"/>
            </w:tcBorders>
            <w:shd w:val="clear" w:color="auto" w:fill="F2F2F2"/>
            <w:tcMar>
              <w:top w:w="144" w:type="dxa"/>
              <w:left w:w="144" w:type="dxa"/>
              <w:bottom w:w="144" w:type="dxa"/>
              <w:right w:w="144" w:type="dxa"/>
            </w:tcMar>
            <w:vAlign w:val="center"/>
          </w:tcPr>
          <w:p w:rsidR="009E7E07" w:rsidRDefault="00D4478F" w14:paraId="23274857" w14:textId="77777777">
            <w:pPr>
              <w:rPr>
                <w:rFonts w:eastAsia="Inter"/>
                <w:b/>
                <w:color w:val="372D2D"/>
                <w:sz w:val="20"/>
                <w:szCs w:val="20"/>
              </w:rPr>
            </w:pPr>
            <w:r>
              <w:rPr>
                <w:rFonts w:eastAsia="Inter"/>
                <w:b/>
                <w:color w:val="372D2D"/>
                <w:sz w:val="20"/>
                <w:szCs w:val="20"/>
              </w:rPr>
              <w:t>BLOCKCHAIN GAS SETTLEMENT AND GAS SPONSORSHIP:</w:t>
            </w:r>
          </w:p>
        </w:tc>
        <w:tc>
          <w:tcPr>
            <w:tcW w:w="8670"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p w:rsidR="009E7E07" w:rsidRDefault="00D4478F" w14:paraId="350F0347" w14:textId="77777777">
            <w:pPr>
              <w:jc w:val="both"/>
              <w:rPr>
                <w:rFonts w:eastAsia="Inter"/>
                <w:bCs/>
                <w:color w:val="372D2D"/>
                <w:sz w:val="20"/>
                <w:szCs w:val="20"/>
              </w:rPr>
            </w:pPr>
            <w:r>
              <w:rPr>
                <w:rFonts w:eastAsia="Inter"/>
                <w:color w:val="372D2D"/>
                <w:sz w:val="20"/>
                <w:szCs w:val="20"/>
              </w:rPr>
              <w:t xml:space="preserve">The Partner will be responsible for maintaining a balance of digital tokens to sponsor settlement from self-custodial wallets. Partner can configure settlement schedules to their preference. Partner tokens will be utilized to sponsor gas fees for settlement transactions between the customer smart contracts and </w:t>
            </w:r>
            <w:r>
              <w:rPr>
                <w:rFonts w:eastAsia="Inter"/>
                <w:sz w:val="20"/>
                <w:szCs w:val="20"/>
              </w:rPr>
              <w:t>Signify</w:t>
            </w:r>
            <w:r>
              <w:rPr>
                <w:rFonts w:eastAsia="Inter"/>
                <w:color w:val="372D2D"/>
                <w:sz w:val="20"/>
                <w:szCs w:val="20"/>
              </w:rPr>
              <w:t xml:space="preserve"> to settle spending activity. </w:t>
            </w:r>
            <w:r>
              <w:rPr>
                <w:rFonts w:eastAsia="Inter"/>
                <w:sz w:val="20"/>
                <w:szCs w:val="20"/>
              </w:rPr>
              <w:t>Signify</w:t>
            </w:r>
            <w:r>
              <w:rPr>
                <w:rFonts w:eastAsia="Inter"/>
                <w:color w:val="372D2D"/>
                <w:sz w:val="20"/>
                <w:szCs w:val="20"/>
              </w:rPr>
              <w:t xml:space="preserve"> does not apply a markup on actual gas fees to operate the settlement stack.</w:t>
            </w:r>
          </w:p>
        </w:tc>
      </w:tr>
      <w:tr w:rsidR="009E7E07" w14:paraId="304A3E6D" w14:textId="77777777">
        <w:trPr>
          <w:trHeight w:val="466"/>
        </w:trPr>
        <w:tc>
          <w:tcPr>
            <w:tcW w:w="2102" w:type="dxa"/>
            <w:tcBorders>
              <w:top w:val="single" w:color="FFFFFF" w:sz="8" w:space="0"/>
              <w:left w:val="single" w:color="FFFFFF" w:sz="8" w:space="0"/>
              <w:bottom w:val="single" w:color="FFFFFF" w:sz="8" w:space="0"/>
              <w:right w:val="single" w:color="FFFFFF" w:sz="8" w:space="0"/>
            </w:tcBorders>
            <w:shd w:val="clear" w:color="auto" w:fill="F2F2F2"/>
            <w:tcMar>
              <w:top w:w="144" w:type="dxa"/>
              <w:left w:w="144" w:type="dxa"/>
              <w:bottom w:w="144" w:type="dxa"/>
              <w:right w:w="144" w:type="dxa"/>
            </w:tcMar>
            <w:vAlign w:val="center"/>
          </w:tcPr>
          <w:p w:rsidR="009E7E07" w:rsidRDefault="00D4478F" w14:paraId="6A2A9D4C" w14:textId="77777777">
            <w:pPr>
              <w:rPr>
                <w:rFonts w:eastAsia="Inter"/>
                <w:b/>
                <w:color w:val="372D2D"/>
                <w:sz w:val="20"/>
                <w:szCs w:val="20"/>
              </w:rPr>
            </w:pPr>
            <w:r>
              <w:rPr>
                <w:rFonts w:eastAsia="Inter"/>
                <w:b/>
                <w:color w:val="372D2D"/>
                <w:sz w:val="20"/>
                <w:szCs w:val="20"/>
              </w:rPr>
              <w:t xml:space="preserve">CUSTOMER SETTLEMENT </w:t>
            </w:r>
            <w:r>
              <w:rPr>
                <w:rFonts w:eastAsia="Inter"/>
                <w:b/>
                <w:color w:val="372D2D"/>
                <w:sz w:val="20"/>
                <w:szCs w:val="20"/>
              </w:rPr>
              <w:lastRenderedPageBreak/>
              <w:t>SMART CONTRACT:</w:t>
            </w:r>
          </w:p>
        </w:tc>
        <w:tc>
          <w:tcPr>
            <w:tcW w:w="8670"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p w:rsidRPr="009E7E07" w:rsidR="009E7E07" w:rsidRDefault="00D4478F" w14:paraId="7FE15EB9" w14:textId="5EEC9C19">
            <w:pPr>
              <w:jc w:val="both"/>
              <w:rPr>
                <w:rFonts w:eastAsia="Inter"/>
                <w:color w:val="372D2D"/>
                <w:sz w:val="20"/>
                <w:szCs w:val="20"/>
                <w:rPrChange w:author="Kay Galarza" w:date="2026-06-22T19:30:00Z" w:id="139">
                  <w:rPr>
                    <w:rFonts w:eastAsia="Inter"/>
                    <w:strike/>
                    <w:color w:val="372D2D"/>
                    <w:sz w:val="20"/>
                    <w:szCs w:val="20"/>
                  </w:rPr>
                </w:rPrChange>
              </w:rPr>
            </w:pPr>
            <w:commentRangeStart w:id="140"/>
            <w:commentRangeEnd w:id="140"/>
            <w:r>
              <w:rPr>
                <w:rStyle w:val="CommentReference"/>
                <w:rFonts w:eastAsia="Inter"/>
                <w:color w:val="372D2D"/>
                <w:sz w:val="20"/>
                <w:szCs w:val="20"/>
                <w:rPrChange w:author="Kay Galarza" w:date="2026-06-22T19:30:00Z" w:id="141">
                  <w:rPr>
                    <w:rStyle w:val="CommentReference"/>
                    <w:rFonts w:eastAsia="Inter"/>
                    <w:strike/>
                    <w:color w:val="372D2D"/>
                    <w:sz w:val="20"/>
                    <w:szCs w:val="20"/>
                  </w:rPr>
                </w:rPrChange>
              </w:rPr>
              <w:lastRenderedPageBreak/>
              <w:commentReference w:id="140"/>
            </w:r>
            <w:r>
              <w:rPr>
                <w:rFonts w:eastAsia="Inter"/>
                <w:color w:val="372D2D"/>
                <w:sz w:val="20"/>
                <w:szCs w:val="20"/>
                <w:rPrChange w:author="Kay Galarza" w:date="2026-06-22T19:30:00Z" w:id="142">
                  <w:rPr>
                    <w:rFonts w:eastAsia="Inter"/>
                    <w:strike/>
                    <w:color w:val="372D2D"/>
                    <w:sz w:val="20"/>
                    <w:szCs w:val="20"/>
                  </w:rPr>
                </w:rPrChange>
              </w:rPr>
              <w:t>Waived</w:t>
            </w:r>
          </w:p>
          <w:p w:rsidR="009E7E07" w:rsidRDefault="009E7E07" w14:paraId="03FBD18D" w14:textId="77777777">
            <w:pPr>
              <w:jc w:val="both"/>
              <w:rPr>
                <w:rFonts w:eastAsia="Inter"/>
                <w:color w:val="372D2D"/>
                <w:sz w:val="20"/>
                <w:szCs w:val="20"/>
              </w:rPr>
            </w:pPr>
          </w:p>
          <w:p w:rsidR="009E7E07" w:rsidRDefault="00D4478F" w14:paraId="6EA2C8E4" w14:textId="77777777">
            <w:pPr>
              <w:jc w:val="both"/>
              <w:rPr>
                <w:rFonts w:eastAsia="Inter"/>
                <w:color w:val="372D2D"/>
                <w:sz w:val="20"/>
                <w:szCs w:val="20"/>
              </w:rPr>
            </w:pPr>
            <w:r>
              <w:rPr>
                <w:rFonts w:eastAsia="Inter"/>
                <w:color w:val="372D2D"/>
                <w:sz w:val="20"/>
                <w:szCs w:val="20"/>
              </w:rPr>
              <w:lastRenderedPageBreak/>
              <w:t>Stablecoin settlement</w:t>
            </w:r>
          </w:p>
          <w:p w:rsidR="009E7E07" w:rsidRDefault="00D4478F" w14:paraId="7601B548" w14:textId="77777777">
            <w:pPr>
              <w:jc w:val="both"/>
              <w:rPr>
                <w:rFonts w:eastAsia="Inter"/>
                <w:color w:val="372D2D"/>
                <w:sz w:val="20"/>
                <w:szCs w:val="20"/>
              </w:rPr>
            </w:pPr>
            <w:r>
              <w:rPr>
                <w:rFonts w:eastAsia="Inter"/>
                <w:color w:val="372D2D"/>
                <w:sz w:val="20"/>
                <w:szCs w:val="20"/>
              </w:rPr>
              <w:t>- USDC: Free</w:t>
            </w:r>
          </w:p>
          <w:p w:rsidR="009E7E07" w:rsidRDefault="00D4478F" w14:paraId="3A947F12" w14:textId="77777777">
            <w:pPr>
              <w:jc w:val="both"/>
              <w:rPr>
                <w:rFonts w:eastAsia="Inter"/>
                <w:color w:val="372D2D"/>
                <w:sz w:val="20"/>
                <w:szCs w:val="20"/>
              </w:rPr>
            </w:pPr>
            <w:r>
              <w:rPr>
                <w:rFonts w:eastAsia="Inter"/>
                <w:color w:val="372D2D"/>
                <w:sz w:val="20"/>
                <w:szCs w:val="20"/>
              </w:rPr>
              <w:t>- USDG: Free</w:t>
            </w:r>
          </w:p>
          <w:p w:rsidR="009E7E07" w:rsidRDefault="00D4478F" w14:paraId="6DDBAF60" w14:textId="77777777">
            <w:pPr>
              <w:jc w:val="both"/>
              <w:rPr>
                <w:rFonts w:eastAsia="Inter"/>
                <w:color w:val="372D2D"/>
                <w:sz w:val="20"/>
                <w:szCs w:val="20"/>
              </w:rPr>
            </w:pPr>
            <w:r>
              <w:rPr>
                <w:rFonts w:eastAsia="Inter"/>
                <w:color w:val="372D2D"/>
                <w:sz w:val="20"/>
                <w:szCs w:val="20"/>
              </w:rPr>
              <w:t>- USDT: 10 bps</w:t>
            </w:r>
          </w:p>
        </w:tc>
      </w:tr>
      <w:tr w:rsidR="009E7E07" w14:paraId="2B49A3FB" w14:textId="77777777">
        <w:trPr>
          <w:trHeight w:val="466"/>
        </w:trPr>
        <w:tc>
          <w:tcPr>
            <w:tcW w:w="2102" w:type="dxa"/>
            <w:tcBorders>
              <w:top w:val="single" w:color="FFFFFF" w:sz="8" w:space="0"/>
              <w:left w:val="single" w:color="FFFFFF" w:sz="8" w:space="0"/>
              <w:bottom w:val="single" w:color="FFFFFF" w:sz="8" w:space="0"/>
              <w:right w:val="single" w:color="FFFFFF" w:sz="8" w:space="0"/>
            </w:tcBorders>
            <w:shd w:val="clear" w:color="auto" w:fill="F2F2F2"/>
            <w:tcMar>
              <w:top w:w="144" w:type="dxa"/>
              <w:left w:w="144" w:type="dxa"/>
              <w:bottom w:w="144" w:type="dxa"/>
              <w:right w:w="144" w:type="dxa"/>
            </w:tcMar>
            <w:vAlign w:val="center"/>
          </w:tcPr>
          <w:p w:rsidR="009E7E07" w:rsidRDefault="00D4478F" w14:paraId="062ADD30" w14:textId="77777777">
            <w:pPr>
              <w:rPr>
                <w:rFonts w:eastAsia="Inter"/>
                <w:b/>
                <w:color w:val="372D2D"/>
                <w:sz w:val="20"/>
                <w:szCs w:val="20"/>
              </w:rPr>
            </w:pPr>
            <w:r>
              <w:rPr>
                <w:rFonts w:eastAsia="Inter"/>
                <w:b/>
                <w:color w:val="372D2D"/>
                <w:sz w:val="20"/>
                <w:szCs w:val="20"/>
              </w:rPr>
              <w:lastRenderedPageBreak/>
              <w:t>DISPUTE PROCESSING:</w:t>
            </w:r>
          </w:p>
        </w:tc>
        <w:tc>
          <w:tcPr>
            <w:tcW w:w="8670"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p w:rsidR="009E7E07" w:rsidRDefault="00D4478F" w14:paraId="3574303D" w14:textId="77777777">
            <w:pPr>
              <w:jc w:val="both"/>
              <w:rPr>
                <w:rFonts w:eastAsia="Inter"/>
                <w:color w:val="372D2D"/>
                <w:sz w:val="20"/>
                <w:szCs w:val="20"/>
              </w:rPr>
            </w:pPr>
            <w:r>
              <w:rPr>
                <w:rFonts w:eastAsia="Inter"/>
                <w:color w:val="372D2D"/>
                <w:sz w:val="20"/>
                <w:szCs w:val="20"/>
              </w:rPr>
              <w:t>$30.00 per case</w:t>
            </w:r>
          </w:p>
        </w:tc>
      </w:tr>
      <w:tr w:rsidR="009E7E07" w14:paraId="4324997E" w14:textId="77777777">
        <w:trPr>
          <w:trHeight w:val="466"/>
        </w:trPr>
        <w:tc>
          <w:tcPr>
            <w:tcW w:w="10772" w:type="dxa"/>
            <w:gridSpan w:val="2"/>
            <w:tcBorders>
              <w:top w:val="single" w:color="FFFFFF" w:sz="8" w:space="0"/>
              <w:left w:val="single" w:color="FFFFFF" w:sz="8" w:space="0"/>
              <w:bottom w:val="single" w:color="FFFFFF" w:sz="8" w:space="0"/>
            </w:tcBorders>
            <w:shd w:val="clear" w:color="auto" w:fill="F2F2F2"/>
            <w:tcMar>
              <w:top w:w="144" w:type="dxa"/>
              <w:left w:w="144" w:type="dxa"/>
              <w:bottom w:w="144" w:type="dxa"/>
              <w:right w:w="144" w:type="dxa"/>
            </w:tcMar>
            <w:vAlign w:val="center"/>
          </w:tcPr>
          <w:p w:rsidR="009E7E07" w:rsidRDefault="00D4478F" w14:paraId="420F2E36" w14:textId="77777777">
            <w:pPr>
              <w:jc w:val="both"/>
              <w:rPr>
                <w:rFonts w:eastAsia="Inter"/>
                <w:color w:val="372D2D"/>
                <w:sz w:val="20"/>
                <w:szCs w:val="20"/>
              </w:rPr>
            </w:pPr>
            <w:r>
              <w:rPr>
                <w:rFonts w:eastAsia="Inter"/>
                <w:b/>
                <w:bCs/>
                <w:color w:val="372D2D"/>
                <w:sz w:val="20"/>
                <w:szCs w:val="20"/>
              </w:rPr>
              <w:t>CUSTOMER FEES</w:t>
            </w:r>
            <w:r>
              <w:rPr>
                <w:rFonts w:eastAsia="Inter"/>
                <w:color w:val="372D2D"/>
                <w:sz w:val="20"/>
                <w:szCs w:val="20"/>
              </w:rPr>
              <w:t>: Fees incurred by the Partner’s customers. These fees can be marked up by the Partner. These are passthrough fees from the network.</w:t>
            </w:r>
          </w:p>
        </w:tc>
      </w:tr>
      <w:tr w:rsidR="009E7E07" w14:paraId="6E215149" w14:textId="77777777">
        <w:trPr>
          <w:trHeight w:val="466"/>
        </w:trPr>
        <w:tc>
          <w:tcPr>
            <w:tcW w:w="2102" w:type="dxa"/>
            <w:tcBorders>
              <w:top w:val="single" w:color="FFFFFF" w:sz="8" w:space="0"/>
              <w:left w:val="single" w:color="FFFFFF" w:sz="8" w:space="0"/>
              <w:bottom w:val="single" w:color="FFFFFF" w:sz="8" w:space="0"/>
              <w:right w:val="single" w:color="FFFFFF" w:sz="8" w:space="0"/>
            </w:tcBorders>
            <w:shd w:val="clear" w:color="auto" w:fill="F2F2F2"/>
            <w:tcMar>
              <w:top w:w="144" w:type="dxa"/>
              <w:left w:w="144" w:type="dxa"/>
              <w:bottom w:w="144" w:type="dxa"/>
              <w:right w:w="144" w:type="dxa"/>
            </w:tcMar>
            <w:vAlign w:val="center"/>
          </w:tcPr>
          <w:p w:rsidR="009E7E07" w:rsidRDefault="00D4478F" w14:paraId="7261052C" w14:textId="77777777">
            <w:pPr>
              <w:rPr>
                <w:rFonts w:eastAsia="Inter"/>
                <w:b/>
                <w:bCs/>
                <w:color w:val="372D2D"/>
                <w:sz w:val="20"/>
                <w:szCs w:val="20"/>
              </w:rPr>
            </w:pPr>
            <w:r>
              <w:rPr>
                <w:rFonts w:eastAsia="Inter"/>
                <w:b/>
                <w:color w:val="372D2D"/>
                <w:sz w:val="20"/>
                <w:szCs w:val="20"/>
              </w:rPr>
              <w:t>TRANSACTION FEES:</w:t>
            </w:r>
          </w:p>
        </w:tc>
        <w:tc>
          <w:tcPr>
            <w:tcW w:w="8670"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p w:rsidR="009E7E07" w:rsidRDefault="00D4478F" w14:paraId="0F1068BE" w14:textId="77777777">
            <w:pPr>
              <w:jc w:val="both"/>
              <w:rPr>
                <w:rFonts w:eastAsia="Inter"/>
                <w:color w:val="372D2D"/>
                <w:sz w:val="20"/>
                <w:szCs w:val="20"/>
              </w:rPr>
            </w:pPr>
            <w:r>
              <w:rPr>
                <w:rFonts w:eastAsia="Inter"/>
                <w:color w:val="372D2D"/>
                <w:sz w:val="20"/>
                <w:szCs w:val="20"/>
              </w:rPr>
              <w:t xml:space="preserve">Partner can configure (markup) the following additional transaction fees: </w:t>
            </w:r>
          </w:p>
          <w:p w:rsidR="009E7E07" w:rsidRDefault="00D4478F" w14:paraId="038EE8F7" w14:textId="77777777">
            <w:pPr>
              <w:jc w:val="both"/>
              <w:rPr>
                <w:rFonts w:eastAsia="Inter"/>
                <w:color w:val="372D2D"/>
                <w:sz w:val="20"/>
                <w:szCs w:val="20"/>
              </w:rPr>
            </w:pPr>
            <w:r>
              <w:rPr>
                <w:rFonts w:eastAsia="Inter"/>
                <w:color w:val="372D2D"/>
                <w:sz w:val="20"/>
                <w:szCs w:val="20"/>
              </w:rPr>
              <w:t>- Signup fees</w:t>
            </w:r>
          </w:p>
          <w:p w:rsidR="009E7E07" w:rsidRDefault="00D4478F" w14:paraId="1C8BF817" w14:textId="77777777">
            <w:pPr>
              <w:jc w:val="both"/>
              <w:rPr>
                <w:rFonts w:eastAsia="Inter"/>
                <w:color w:val="372D2D"/>
                <w:sz w:val="20"/>
                <w:szCs w:val="20"/>
              </w:rPr>
            </w:pPr>
            <w:r>
              <w:rPr>
                <w:rFonts w:eastAsia="Inter"/>
                <w:color w:val="372D2D"/>
                <w:sz w:val="20"/>
                <w:szCs w:val="20"/>
              </w:rPr>
              <w:t>- Virtual card fees</w:t>
            </w:r>
          </w:p>
          <w:p w:rsidR="009E7E07" w:rsidRDefault="00D4478F" w14:paraId="40B95236" w14:textId="77777777">
            <w:pPr>
              <w:jc w:val="both"/>
              <w:rPr>
                <w:rFonts w:eastAsia="Inter"/>
                <w:color w:val="372D2D"/>
                <w:sz w:val="20"/>
                <w:szCs w:val="20"/>
              </w:rPr>
            </w:pPr>
            <w:r>
              <w:rPr>
                <w:rFonts w:eastAsia="Inter"/>
                <w:color w:val="372D2D"/>
                <w:sz w:val="20"/>
                <w:szCs w:val="20"/>
              </w:rPr>
              <w:t>- International transaction fees</w:t>
            </w:r>
          </w:p>
          <w:p w:rsidR="009E7E07" w:rsidRDefault="00D4478F" w14:paraId="2093C2E0" w14:textId="77777777">
            <w:pPr>
              <w:jc w:val="both"/>
              <w:rPr>
                <w:rFonts w:eastAsia="Inter"/>
                <w:color w:val="372D2D"/>
                <w:sz w:val="20"/>
                <w:szCs w:val="20"/>
              </w:rPr>
            </w:pPr>
            <w:r>
              <w:rPr>
                <w:rFonts w:eastAsia="Inter"/>
                <w:color w:val="372D2D"/>
                <w:sz w:val="20"/>
                <w:szCs w:val="20"/>
              </w:rPr>
              <w:t>- Insufficient funds fees</w:t>
            </w:r>
          </w:p>
          <w:p w:rsidR="009E7E07" w:rsidRDefault="00D4478F" w14:paraId="5FA7DC5F" w14:textId="77777777">
            <w:pPr>
              <w:jc w:val="both"/>
              <w:rPr>
                <w:rFonts w:eastAsia="Inter"/>
                <w:color w:val="372D2D"/>
                <w:sz w:val="20"/>
                <w:szCs w:val="20"/>
              </w:rPr>
            </w:pPr>
            <w:r>
              <w:rPr>
                <w:rFonts w:eastAsia="Inter"/>
                <w:color w:val="372D2D"/>
                <w:sz w:val="20"/>
                <w:szCs w:val="20"/>
              </w:rPr>
              <w:t xml:space="preserve">- Transaction size fees </w:t>
            </w:r>
          </w:p>
          <w:p w:rsidR="009E7E07" w:rsidRDefault="009E7E07" w14:paraId="45BE0FEA" w14:textId="77777777">
            <w:pPr>
              <w:jc w:val="both"/>
              <w:rPr>
                <w:rFonts w:eastAsia="Inter"/>
                <w:color w:val="372D2D"/>
                <w:sz w:val="20"/>
                <w:szCs w:val="20"/>
              </w:rPr>
            </w:pPr>
          </w:p>
          <w:p w:rsidR="009E7E07" w:rsidRDefault="00D4478F" w14:paraId="277550F6" w14:textId="77777777">
            <w:pPr>
              <w:jc w:val="both"/>
              <w:rPr>
                <w:rFonts w:eastAsia="Inter"/>
                <w:i/>
                <w:iCs/>
                <w:color w:val="372D2D"/>
                <w:sz w:val="20"/>
                <w:szCs w:val="20"/>
              </w:rPr>
            </w:pPr>
            <w:r>
              <w:rPr>
                <w:rFonts w:eastAsia="Inter"/>
                <w:i/>
                <w:iCs/>
                <w:color w:val="372D2D"/>
                <w:sz w:val="20"/>
                <w:szCs w:val="20"/>
              </w:rPr>
              <w:t>Fees are subject to Signify approval; Signify charges a 20% service fee</w:t>
            </w:r>
          </w:p>
        </w:tc>
      </w:tr>
      <w:tr w:rsidR="009E7E07" w14:paraId="0F38478C" w14:textId="77777777">
        <w:trPr>
          <w:trHeight w:val="466"/>
        </w:trPr>
        <w:tc>
          <w:tcPr>
            <w:tcW w:w="2102" w:type="dxa"/>
            <w:tcBorders>
              <w:top w:val="single" w:color="FFFFFF" w:sz="8" w:space="0"/>
              <w:left w:val="single" w:color="FFFFFF" w:sz="8" w:space="0"/>
              <w:bottom w:val="single" w:color="FFFFFF" w:sz="8" w:space="0"/>
              <w:right w:val="single" w:color="FFFFFF" w:sz="8" w:space="0"/>
            </w:tcBorders>
            <w:shd w:val="clear" w:color="auto" w:fill="F2F2F2"/>
            <w:tcMar>
              <w:top w:w="144" w:type="dxa"/>
              <w:left w:w="144" w:type="dxa"/>
              <w:bottom w:w="144" w:type="dxa"/>
              <w:right w:w="144" w:type="dxa"/>
            </w:tcMar>
            <w:vAlign w:val="center"/>
          </w:tcPr>
          <w:p w:rsidR="009E7E07" w:rsidRDefault="00D4478F" w14:paraId="21DC4C10" w14:textId="77777777">
            <w:pPr>
              <w:rPr>
                <w:rFonts w:eastAsia="Inter"/>
                <w:b/>
                <w:color w:val="372D2D"/>
                <w:sz w:val="20"/>
                <w:szCs w:val="20"/>
              </w:rPr>
            </w:pPr>
            <w:r>
              <w:rPr>
                <w:rFonts w:eastAsia="Inter"/>
                <w:b/>
                <w:bCs/>
                <w:color w:val="372D2D"/>
                <w:sz w:val="20"/>
                <w:szCs w:val="20"/>
              </w:rPr>
              <w:t>INTERNATIONAL TRANSACTIONS:</w:t>
            </w:r>
          </w:p>
        </w:tc>
        <w:tc>
          <w:tcPr>
            <w:tcW w:w="8670"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p w:rsidR="009E7E07" w:rsidRDefault="00D4478F" w14:paraId="1B5EB5F7" w14:textId="77777777">
            <w:pPr>
              <w:jc w:val="both"/>
              <w:rPr>
                <w:color w:val="372D2D"/>
                <w:sz w:val="20"/>
                <w:szCs w:val="20"/>
              </w:rPr>
            </w:pPr>
            <w:r>
              <w:rPr>
                <w:color w:val="372D2D"/>
                <w:sz w:val="20"/>
                <w:szCs w:val="20"/>
              </w:rPr>
              <w:t>ISA Fee: 1%</w:t>
            </w:r>
          </w:p>
          <w:p w:rsidR="009E7E07" w:rsidRDefault="009E7E07" w14:paraId="1B778865" w14:textId="77777777">
            <w:pPr>
              <w:jc w:val="both"/>
              <w:rPr>
                <w:color w:val="372D2D"/>
                <w:sz w:val="20"/>
                <w:szCs w:val="20"/>
              </w:rPr>
            </w:pPr>
          </w:p>
          <w:p w:rsidR="009E7E07" w:rsidRDefault="00D4478F" w14:paraId="53B83EFE" w14:textId="77777777">
            <w:pPr>
              <w:jc w:val="both"/>
              <w:rPr>
                <w:rFonts w:eastAsia="Inter"/>
                <w:color w:val="372D2D"/>
                <w:sz w:val="20"/>
                <w:szCs w:val="20"/>
              </w:rPr>
            </w:pPr>
            <w:r>
              <w:rPr>
                <w:i/>
                <w:color w:val="372D2D"/>
                <w:sz w:val="20"/>
                <w:szCs w:val="20"/>
              </w:rPr>
              <w:t>The International Service Assessment (ISA) fee is an international transaction fee assessed on transactions where the merchant is outside of the U.S. or the currency is non-USD. It can be configurable to be invoiced monthly to Partner or applied to transactions at the point of sale.</w:t>
            </w:r>
          </w:p>
        </w:tc>
      </w:tr>
      <w:tr w:rsidR="009E7E07" w14:paraId="7D1D7A3B" w14:textId="77777777">
        <w:trPr>
          <w:trHeight w:val="466"/>
        </w:trPr>
        <w:tc>
          <w:tcPr>
            <w:tcW w:w="2102" w:type="dxa"/>
            <w:tcBorders>
              <w:top w:val="single" w:color="FFFFFF" w:sz="8" w:space="0"/>
              <w:left w:val="single" w:color="FFFFFF" w:sz="8" w:space="0"/>
              <w:bottom w:val="single" w:color="FFFFFF" w:sz="8" w:space="0"/>
              <w:right w:val="single" w:color="FFFFFF" w:sz="8" w:space="0"/>
            </w:tcBorders>
            <w:shd w:val="clear" w:color="auto" w:fill="F2F2F2"/>
            <w:tcMar>
              <w:top w:w="144" w:type="dxa"/>
              <w:left w:w="144" w:type="dxa"/>
              <w:bottom w:w="144" w:type="dxa"/>
              <w:right w:w="144" w:type="dxa"/>
            </w:tcMar>
            <w:vAlign w:val="center"/>
          </w:tcPr>
          <w:p w:rsidR="009E7E07" w:rsidRDefault="00D4478F" w14:paraId="0D7EA870" w14:textId="77777777">
            <w:pPr>
              <w:rPr>
                <w:rFonts w:eastAsia="Inter"/>
                <w:b/>
                <w:color w:val="372D2D"/>
                <w:sz w:val="20"/>
                <w:szCs w:val="20"/>
              </w:rPr>
            </w:pPr>
            <w:r>
              <w:rPr>
                <w:rFonts w:eastAsia="Inter"/>
                <w:b/>
                <w:bCs/>
                <w:color w:val="372D2D"/>
                <w:sz w:val="20"/>
                <w:szCs w:val="20"/>
              </w:rPr>
              <w:t>ATM FEES:</w:t>
            </w:r>
          </w:p>
        </w:tc>
        <w:tc>
          <w:tcPr>
            <w:tcW w:w="8670"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p w:rsidR="009E7E07" w:rsidRDefault="00D4478F" w14:paraId="4F107CAB" w14:textId="77777777">
            <w:pPr>
              <w:jc w:val="both"/>
              <w:rPr>
                <w:rFonts w:eastAsia="Inter"/>
                <w:color w:val="372D2D"/>
                <w:sz w:val="20"/>
                <w:szCs w:val="20"/>
              </w:rPr>
            </w:pPr>
            <w:r>
              <w:rPr>
                <w:rFonts w:eastAsia="Inter"/>
                <w:color w:val="372D2D"/>
                <w:sz w:val="20"/>
                <w:szCs w:val="20"/>
              </w:rPr>
              <w:t>Balance Inquiry: $0.60</w:t>
            </w:r>
          </w:p>
          <w:p w:rsidR="009E7E07" w:rsidRDefault="00D4478F" w14:paraId="468B9DDD" w14:textId="77777777">
            <w:pPr>
              <w:jc w:val="both"/>
              <w:rPr>
                <w:rFonts w:eastAsia="Inter"/>
                <w:color w:val="372D2D"/>
                <w:sz w:val="20"/>
                <w:szCs w:val="20"/>
              </w:rPr>
            </w:pPr>
            <w:r>
              <w:rPr>
                <w:rFonts w:eastAsia="Inter"/>
                <w:color w:val="372D2D"/>
                <w:sz w:val="20"/>
                <w:szCs w:val="20"/>
              </w:rPr>
              <w:t>Decline: $0.60</w:t>
            </w:r>
          </w:p>
          <w:p w:rsidR="009E7E07" w:rsidRDefault="00D4478F" w14:paraId="7533F6C8" w14:textId="77777777">
            <w:pPr>
              <w:jc w:val="both"/>
              <w:rPr>
                <w:rFonts w:eastAsia="Inter"/>
                <w:color w:val="372D2D"/>
                <w:sz w:val="20"/>
                <w:szCs w:val="20"/>
              </w:rPr>
            </w:pPr>
            <w:r>
              <w:rPr>
                <w:rFonts w:eastAsia="Inter"/>
                <w:color w:val="372D2D"/>
                <w:sz w:val="20"/>
                <w:szCs w:val="20"/>
              </w:rPr>
              <w:t>Withdrawals: $1 + 0.65%</w:t>
            </w:r>
          </w:p>
          <w:p w:rsidR="009E7E07" w:rsidRDefault="009E7E07" w14:paraId="658F4C24" w14:textId="77777777">
            <w:pPr>
              <w:jc w:val="both"/>
              <w:rPr>
                <w:rFonts w:eastAsia="Inter"/>
                <w:color w:val="372D2D"/>
                <w:sz w:val="20"/>
                <w:szCs w:val="20"/>
              </w:rPr>
            </w:pPr>
          </w:p>
          <w:p w:rsidR="009E7E07" w:rsidRDefault="00D4478F" w14:paraId="4568FA16" w14:textId="77777777">
            <w:pPr>
              <w:jc w:val="both"/>
              <w:rPr>
                <w:rFonts w:eastAsia="Inter"/>
                <w:color w:val="372D2D"/>
                <w:sz w:val="20"/>
                <w:szCs w:val="20"/>
              </w:rPr>
            </w:pPr>
            <w:r>
              <w:rPr>
                <w:rFonts w:eastAsia="Inter"/>
                <w:i/>
                <w:iCs/>
                <w:color w:val="372D2D"/>
                <w:sz w:val="20"/>
                <w:szCs w:val="20"/>
              </w:rPr>
              <w:t>Additional ATM Fees are subject to Signify approval</w:t>
            </w:r>
          </w:p>
        </w:tc>
      </w:tr>
    </w:tbl>
    <w:p w:rsidR="009E7E07" w:rsidRDefault="009E7E07" w14:paraId="5D8900E6" w14:textId="77777777">
      <w:pPr>
        <w:spacing w:line="276" w:lineRule="auto"/>
        <w:rPr>
          <w:rFonts w:eastAsia="Inter"/>
          <w:sz w:val="20"/>
          <w:szCs w:val="20"/>
          <w:lang w:val="en" w:eastAsia="en-US"/>
        </w:rPr>
      </w:pPr>
    </w:p>
    <w:p w:rsidR="009E7E07" w:rsidRDefault="009E7E07" w14:paraId="7A072434" w14:textId="77777777">
      <w:pPr>
        <w:pBdr>
          <w:top w:val="none" w:color="000000" w:sz="4" w:space="0"/>
          <w:left w:val="none" w:color="000000" w:sz="4" w:space="0"/>
          <w:bottom w:val="none" w:color="000000" w:sz="4" w:space="0"/>
          <w:right w:val="none" w:color="000000" w:sz="4" w:space="0"/>
          <w:between w:val="none" w:color="000000" w:sz="4" w:space="0"/>
        </w:pBdr>
        <w:spacing w:line="275" w:lineRule="auto"/>
      </w:pPr>
    </w:p>
    <w:p w:rsidR="009E7E07" w:rsidRDefault="00D4478F" w14:paraId="13660C4D" w14:textId="77777777">
      <w:pPr>
        <w:pStyle w:val="Heading3"/>
        <w:spacing w:line="275" w:lineRule="auto"/>
        <w:rPr>
          <w:color w:val="000000"/>
          <w:sz w:val="22"/>
          <w:szCs w:val="22"/>
        </w:rPr>
      </w:pPr>
      <w:r>
        <w:rPr>
          <w:color w:val="000000"/>
          <w:sz w:val="22"/>
          <w:szCs w:val="22"/>
        </w:rPr>
        <w:t>Program Requirements</w:t>
      </w:r>
    </w:p>
    <w:tbl>
      <w:tblPr>
        <w:tblStyle w:val="StGen9"/>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2808"/>
        <w:gridCol w:w="6552"/>
      </w:tblGrid>
      <w:tr w:rsidR="009E7E07" w14:paraId="6EE7285C" w14:textId="77777777">
        <w:tc>
          <w:tcPr>
            <w:tcW w:w="2808" w:type="dxa"/>
            <w:shd w:val="clear" w:color="auto" w:fill="F3F4F6"/>
            <w:tcMar>
              <w:top w:w="120" w:type="dxa"/>
              <w:left w:w="120" w:type="dxa"/>
              <w:bottom w:w="120" w:type="dxa"/>
              <w:right w:w="120" w:type="dxa"/>
            </w:tcMar>
          </w:tcPr>
          <w:p w:rsidR="009E7E07" w:rsidRDefault="00D4478F" w14:paraId="4CF2A06B" w14:textId="77777777">
            <w:pPr>
              <w:pBdr>
                <w:top w:val="none" w:color="000000" w:sz="4" w:space="0"/>
                <w:left w:val="none" w:color="000000" w:sz="4" w:space="0"/>
                <w:bottom w:val="none" w:color="000000" w:sz="4" w:space="0"/>
                <w:right w:val="none" w:color="000000" w:sz="4" w:space="0"/>
                <w:between w:val="none" w:color="000000" w:sz="4" w:space="0"/>
              </w:pBdr>
              <w:spacing w:line="275" w:lineRule="auto"/>
              <w:rPr>
                <w:b/>
                <w:bCs/>
                <w:color w:val="000000"/>
              </w:rPr>
            </w:pPr>
            <w:r>
              <w:rPr>
                <w:b/>
                <w:bCs/>
                <w:color w:val="000000"/>
              </w:rPr>
              <w:t>PROGRAM LOSSES:</w:t>
            </w:r>
          </w:p>
        </w:tc>
        <w:tc>
          <w:tcPr>
            <w:tcW w:w="6552" w:type="dxa"/>
            <w:tcMar>
              <w:top w:w="120" w:type="dxa"/>
              <w:left w:w="120" w:type="dxa"/>
              <w:bottom w:w="120" w:type="dxa"/>
              <w:right w:w="120" w:type="dxa"/>
            </w:tcMar>
          </w:tcPr>
          <w:p w:rsidR="009E7E07" w:rsidRDefault="00D4478F" w14:paraId="1300F66D" w14:textId="3E54AD1D">
            <w:pPr>
              <w:pBdr>
                <w:top w:val="none" w:color="000000" w:sz="4" w:space="0"/>
                <w:left w:val="none" w:color="000000" w:sz="4" w:space="0"/>
                <w:bottom w:val="none" w:color="000000" w:sz="4" w:space="0"/>
                <w:right w:val="none" w:color="000000" w:sz="4" w:space="0"/>
                <w:between w:val="none" w:color="000000" w:sz="4" w:space="0"/>
              </w:pBdr>
              <w:spacing w:line="275" w:lineRule="auto"/>
              <w:rPr>
                <w:b/>
                <w:bCs/>
                <w:color w:val="000000"/>
              </w:rPr>
            </w:pPr>
            <w:r>
              <w:rPr>
                <w:color w:val="000000"/>
              </w:rPr>
              <w:t>Partner is responsible for 100% of all costs and losses associated with provisional credits, fraud, chargebacks, force posts, negative balance write-offs, insufficient funds, disputes and other related program losses</w:t>
            </w:r>
            <w:ins w:author="ANGEL WESLEY" w:date="2026-06-11T10:36:00Z" w:id="143">
              <w:r>
                <w:rPr>
                  <w:color w:val="000000"/>
                </w:rPr>
                <w:t xml:space="preserve">; provided, however, that Partner shall not be liable for losses caused by Signify's </w:t>
              </w:r>
            </w:ins>
            <w:ins w:author="TKeppler" w:date="2026-06-15T10:31:00Z" w:id="144">
              <w:r>
                <w:rPr>
                  <w:color w:val="000000"/>
                </w:rPr>
                <w:t xml:space="preserve">fraud, </w:t>
              </w:r>
            </w:ins>
            <w:ins w:author="ANGEL WESLEY" w:date="2026-06-11T10:36:00Z" w:id="145">
              <w:del w:author="TKeppler" w:date="2026-06-15T10:30:00Z" w:id="146">
                <w:r>
                  <w:rPr>
                    <w:color w:val="000000"/>
                  </w:rPr>
                  <w:delText xml:space="preserve">platform downtime, security gaps or </w:delText>
                </w:r>
              </w:del>
              <w:r>
                <w:rPr>
                  <w:color w:val="000000"/>
                </w:rPr>
                <w:t>gross negligence</w:t>
              </w:r>
            </w:ins>
            <w:ins w:author="TKeppler" w:date="2026-06-15T10:30:00Z" w:id="147">
              <w:r>
                <w:rPr>
                  <w:color w:val="000000"/>
                </w:rPr>
                <w:t xml:space="preserve"> or willful misconduct</w:t>
              </w:r>
            </w:ins>
            <w:r>
              <w:rPr>
                <w:color w:val="000000"/>
              </w:rPr>
              <w:t>.</w:t>
            </w:r>
          </w:p>
        </w:tc>
      </w:tr>
      <w:tr w:rsidR="009E7E07" w14:paraId="3504463C" w14:textId="77777777">
        <w:tc>
          <w:tcPr>
            <w:tcW w:w="2808" w:type="dxa"/>
            <w:shd w:val="clear" w:color="auto" w:fill="F3F4F6"/>
            <w:tcMar>
              <w:top w:w="120" w:type="dxa"/>
              <w:left w:w="120" w:type="dxa"/>
              <w:bottom w:w="120" w:type="dxa"/>
              <w:right w:w="120" w:type="dxa"/>
            </w:tcMar>
          </w:tcPr>
          <w:p w:rsidR="009E7E07" w:rsidRDefault="00D4478F" w14:paraId="6F4E35B3" w14:textId="77777777">
            <w:pPr>
              <w:pBdr>
                <w:top w:val="none" w:color="000000" w:sz="4" w:space="0"/>
                <w:left w:val="none" w:color="000000" w:sz="4" w:space="0"/>
                <w:bottom w:val="none" w:color="000000" w:sz="4" w:space="0"/>
                <w:right w:val="none" w:color="000000" w:sz="4" w:space="0"/>
                <w:between w:val="none" w:color="000000" w:sz="4" w:space="0"/>
              </w:pBdr>
              <w:spacing w:line="275" w:lineRule="auto"/>
              <w:rPr>
                <w:b/>
                <w:bCs/>
                <w:color w:val="000000"/>
              </w:rPr>
            </w:pPr>
            <w:r>
              <w:rPr>
                <w:b/>
                <w:bCs/>
                <w:color w:val="000000"/>
              </w:rPr>
              <w:t xml:space="preserve">CONTRACT AGREEMENT AND </w:t>
            </w:r>
            <w:r>
              <w:rPr>
                <w:b/>
                <w:bCs/>
                <w:color w:val="000000"/>
              </w:rPr>
              <w:lastRenderedPageBreak/>
              <w:t>PERIOD:</w:t>
            </w:r>
          </w:p>
        </w:tc>
        <w:tc>
          <w:tcPr>
            <w:tcW w:w="6552" w:type="dxa"/>
            <w:tcMar>
              <w:top w:w="120" w:type="dxa"/>
              <w:left w:w="120" w:type="dxa"/>
              <w:bottom w:w="120" w:type="dxa"/>
              <w:right w:w="120" w:type="dxa"/>
            </w:tcMar>
          </w:tcPr>
          <w:p w:rsidR="009E7E07" w:rsidRDefault="00D4478F" w14:paraId="266F17E7" w14:textId="77777777">
            <w:pPr>
              <w:pBdr>
                <w:top w:val="none" w:color="000000" w:sz="4" w:space="0"/>
                <w:left w:val="none" w:color="000000" w:sz="4" w:space="0"/>
                <w:bottom w:val="none" w:color="000000" w:sz="4" w:space="0"/>
                <w:right w:val="none" w:color="000000" w:sz="4" w:space="0"/>
                <w:between w:val="none" w:color="000000" w:sz="4" w:space="0"/>
              </w:pBdr>
              <w:spacing w:line="275" w:lineRule="auto"/>
              <w:rPr>
                <w:color w:val="000000"/>
              </w:rPr>
            </w:pPr>
            <w:r>
              <w:rPr>
                <w:color w:val="000000"/>
              </w:rPr>
              <w:lastRenderedPageBreak/>
              <w:t xml:space="preserve">Payment details are as follows, unless otherwise agreed by written consent of both parties. Setup Fees are applied at the </w:t>
            </w:r>
            <w:r>
              <w:rPr>
                <w:color w:val="000000"/>
              </w:rPr>
              <w:lastRenderedPageBreak/>
              <w:t>time of signing the commercial engagement which shall become binding upon the signature of both parties to this Fee Agreement. Program Fees will begin applying 1 month after the initial commercial engagement date. Meaning if the agreement is signed on the 1st of January, the first Program Fee will be charged on February 1st. The period for Platform Minimums shall begin from the Program Launch Date, the date at which the program will be transitioned into production. The initial period for this Fee Agreement is five years (the “Initial Period”), beginning on the date this agreement is signed by both parties. This agreement will automatically extend for consecutive one-year renewal periods (each, A “Renewal Period,” and together with the Initial Period, the “Contract Period”) unless either party provides written notice to the other party 90 days prior to the end of the then-current Contract Period. Upon notice of non-renewal or termination, the parties shall promptly meet and confer to design a plan to wind down the Program.</w:t>
            </w:r>
          </w:p>
        </w:tc>
      </w:tr>
      <w:tr w:rsidR="009E7E07" w14:paraId="330FC3FD" w14:textId="77777777">
        <w:tc>
          <w:tcPr>
            <w:tcW w:w="2808" w:type="dxa"/>
            <w:shd w:val="clear" w:color="auto" w:fill="F3F4F6"/>
            <w:tcMar>
              <w:top w:w="120" w:type="dxa"/>
              <w:left w:w="120" w:type="dxa"/>
              <w:bottom w:w="120" w:type="dxa"/>
              <w:right w:w="120" w:type="dxa"/>
            </w:tcMar>
          </w:tcPr>
          <w:p w:rsidR="009E7E07" w:rsidRDefault="00D4478F" w14:paraId="5F7A42D7" w14:textId="77777777">
            <w:pPr>
              <w:pBdr>
                <w:top w:val="none" w:color="000000" w:sz="4" w:space="0"/>
                <w:left w:val="none" w:color="000000" w:sz="4" w:space="0"/>
                <w:bottom w:val="none" w:color="000000" w:sz="4" w:space="0"/>
                <w:right w:val="none" w:color="000000" w:sz="4" w:space="0"/>
                <w:between w:val="none" w:color="000000" w:sz="4" w:space="0"/>
              </w:pBdr>
              <w:spacing w:line="275" w:lineRule="auto"/>
              <w:rPr>
                <w:b/>
                <w:bCs/>
                <w:color w:val="000000"/>
              </w:rPr>
            </w:pPr>
            <w:r>
              <w:rPr>
                <w:b/>
                <w:bCs/>
                <w:color w:val="000000"/>
              </w:rPr>
              <w:lastRenderedPageBreak/>
              <w:t>PARTNER DOCUMENTARY REVIEW REQUIREMENTS:</w:t>
            </w:r>
          </w:p>
        </w:tc>
        <w:tc>
          <w:tcPr>
            <w:tcW w:w="6552" w:type="dxa"/>
            <w:tcMar>
              <w:top w:w="120" w:type="dxa"/>
              <w:left w:w="120" w:type="dxa"/>
              <w:bottom w:w="120" w:type="dxa"/>
              <w:right w:w="120" w:type="dxa"/>
            </w:tcMar>
          </w:tcPr>
          <w:p w:rsidR="009E7E07" w:rsidRDefault="00D4478F" w14:paraId="706312AF" w14:textId="77777777">
            <w:pPr>
              <w:pBdr>
                <w:top w:val="none" w:color="000000" w:sz="4" w:space="0"/>
                <w:left w:val="none" w:color="000000" w:sz="4" w:space="0"/>
                <w:bottom w:val="none" w:color="000000" w:sz="4" w:space="0"/>
                <w:right w:val="none" w:color="000000" w:sz="4" w:space="0"/>
                <w:between w:val="none" w:color="000000" w:sz="4" w:space="0"/>
              </w:pBdr>
              <w:spacing w:line="275" w:lineRule="auto"/>
              <w:rPr>
                <w:color w:val="000000"/>
              </w:rPr>
            </w:pPr>
            <w:r>
              <w:rPr>
                <w:b/>
                <w:bCs/>
                <w:color w:val="000000"/>
              </w:rPr>
              <w:t>Initial Onboarding Documents</w:t>
            </w:r>
            <w:ins w:author="ANGEL WESLEY" w:date="2026-06-09T19:48:00Z" w:id="148">
              <w:r>
                <w:rPr>
                  <w:b/>
                  <w:bCs/>
                  <w:color w:val="000000"/>
                </w:rPr>
                <w:t>:</w:t>
              </w:r>
              <w:r>
                <w:rPr>
                  <w:color w:val="000000"/>
                </w:rPr>
                <w:t xml:space="preserve"> </w:t>
              </w:r>
            </w:ins>
            <w:r>
              <w:rPr>
                <w:color w:val="000000"/>
              </w:rPr>
              <w:t>Company Formation or Articles of Incorporation, Shareholder register, and UBO ID documents</w:t>
            </w:r>
            <w:ins w:author="ANGEL WESLEY" w:date="2026-06-09T19:48:00Z" w:id="149">
              <w:r>
                <w:rPr>
                  <w:color w:val="000000"/>
                </w:rPr>
                <w:t xml:space="preserve">, </w:t>
              </w:r>
            </w:ins>
            <w:r>
              <w:rPr>
                <w:color w:val="000000"/>
              </w:rPr>
              <w:t>Corporate Signing Authorities</w:t>
            </w:r>
            <w:ins w:author="ANGEL WESLEY" w:date="2026-06-09T19:48:00Z" w:id="150">
              <w:r>
                <w:rPr>
                  <w:color w:val="000000"/>
                </w:rPr>
                <w:t xml:space="preserve">, </w:t>
              </w:r>
            </w:ins>
            <w:r>
              <w:rPr>
                <w:color w:val="000000"/>
              </w:rPr>
              <w:t>Source of Funds</w:t>
            </w:r>
            <w:ins w:author="ANGEL WESLEY" w:date="2026-06-09T19:48:00Z" w:id="151">
              <w:r>
                <w:rPr>
                  <w:color w:val="000000"/>
                </w:rPr>
                <w:t>.</w:t>
              </w:r>
            </w:ins>
          </w:p>
          <w:p w:rsidR="009E7E07" w:rsidRDefault="009E7E07" w14:paraId="23D0C8F3" w14:textId="77777777">
            <w:pPr>
              <w:pBdr>
                <w:top w:val="none" w:color="000000" w:sz="4" w:space="0"/>
                <w:left w:val="none" w:color="000000" w:sz="4" w:space="0"/>
                <w:bottom w:val="none" w:color="000000" w:sz="4" w:space="0"/>
                <w:right w:val="none" w:color="000000" w:sz="4" w:space="0"/>
                <w:between w:val="none" w:color="000000" w:sz="4" w:space="0"/>
              </w:pBdr>
              <w:spacing w:line="275" w:lineRule="auto"/>
              <w:rPr>
                <w:color w:val="000000"/>
              </w:rPr>
            </w:pPr>
          </w:p>
          <w:p w:rsidR="009E7E07" w:rsidRDefault="00D4478F" w14:paraId="519D1097" w14:textId="77777777">
            <w:pPr>
              <w:pStyle w:val="ListParagraph"/>
              <w:framePr w:vSpace="180" w:hSpace="180" w:wrap="around" w:hAnchor="text" w:vAnchor="text" w:x="-690" w:y="1"/>
              <w:numPr>
                <w:ilvl w:val="0"/>
                <w:numId w:val="38"/>
              </w:numPr>
              <w:jc w:val="both"/>
              <w:rPr>
                <w:rFonts w:eastAsia="Inter"/>
                <w:color w:val="372D2D"/>
                <w:sz w:val="20"/>
                <w:szCs w:val="20"/>
              </w:rPr>
            </w:pPr>
            <w:r>
              <w:rPr>
                <w:b/>
                <w:bCs/>
                <w:color w:val="000000"/>
              </w:rPr>
              <w:t>Additional Go-Live Documents</w:t>
            </w:r>
            <w:ins w:author="ANGEL WESLEY" w:date="2026-06-09T19:48:00Z" w:id="152">
              <w:r>
                <w:rPr>
                  <w:b/>
                  <w:bCs/>
                  <w:color w:val="000000"/>
                </w:rPr>
                <w:t>:</w:t>
              </w:r>
              <w:r>
                <w:rPr>
                  <w:color w:val="000000"/>
                </w:rPr>
                <w:t xml:space="preserve"> </w:t>
              </w:r>
            </w:ins>
            <w:r>
              <w:rPr>
                <w:color w:val="000000"/>
              </w:rPr>
              <w:t>AML/CTF documents commiserate with program type (at Rain Discretion</w:t>
            </w:r>
            <w:r>
              <w:rPr>
                <w:rFonts w:eastAsia="Inter"/>
                <w:color w:val="372D2D"/>
                <w:sz w:val="20"/>
                <w:szCs w:val="20"/>
              </w:rPr>
              <w:t>)</w:t>
            </w:r>
          </w:p>
          <w:p w:rsidR="009E7E07" w:rsidRDefault="00D4478F" w14:paraId="4F308795" w14:textId="2D560662">
            <w:pPr>
              <w:pStyle w:val="ListParagraph"/>
              <w:framePr w:vSpace="180" w:hSpace="180" w:wrap="around" w:hAnchor="text" w:vAnchor="text" w:x="-690" w:y="1"/>
              <w:numPr>
                <w:ilvl w:val="0"/>
                <w:numId w:val="38"/>
              </w:numPr>
              <w:jc w:val="both"/>
              <w:rPr>
                <w:rFonts w:eastAsia="Inter"/>
                <w:color w:val="372D2D"/>
                <w:sz w:val="20"/>
                <w:szCs w:val="20"/>
              </w:rPr>
            </w:pPr>
            <w:r>
              <w:rPr>
                <w:color w:val="000000"/>
              </w:rPr>
              <w:t>Program Flow of Funds</w:t>
            </w:r>
            <w:ins w:author="ANGEL WESLEY" w:date="2026-06-09T19:48:00Z" w:id="153">
              <w:r>
                <w:rPr>
                  <w:color w:val="000000"/>
                </w:rPr>
                <w:t xml:space="preserve">, </w:t>
              </w:r>
            </w:ins>
            <w:r>
              <w:rPr>
                <w:color w:val="000000"/>
              </w:rPr>
              <w:t>Organizational Chart</w:t>
            </w:r>
            <w:ins w:author="ANGEL WESLEY" w:date="2026-06-09T19:48:00Z" w:id="154">
              <w:r>
                <w:rPr>
                  <w:color w:val="000000"/>
                </w:rPr>
                <w:t xml:space="preserve">, </w:t>
              </w:r>
            </w:ins>
            <w:r>
              <w:rPr>
                <w:color w:val="000000"/>
              </w:rPr>
              <w:t>Proof of Insurance with Coverage for Program</w:t>
            </w:r>
            <w:ins w:author="ANGEL WESLEY" w:date="2026-06-09T19:48:00Z" w:id="155">
              <w:r>
                <w:rPr>
                  <w:color w:val="000000"/>
                </w:rPr>
                <w:t xml:space="preserve">, </w:t>
              </w:r>
            </w:ins>
            <w:r>
              <w:rPr>
                <w:color w:val="000000"/>
              </w:rPr>
              <w:t>Proof &amp; Source of Funds</w:t>
            </w:r>
            <w:r>
              <w:rPr>
                <w:rFonts w:eastAsia="Inter"/>
                <w:color w:val="372D2D"/>
                <w:sz w:val="20"/>
                <w:szCs w:val="20"/>
              </w:rPr>
              <w:t>*</w:t>
            </w:r>
          </w:p>
          <w:p w:rsidR="009E7E07" w:rsidRDefault="00D4478F" w14:paraId="444644C6" w14:textId="494A44BC">
            <w:pPr>
              <w:pStyle w:val="ListParagraph"/>
              <w:framePr w:vSpace="180" w:hSpace="180" w:wrap="around" w:hAnchor="text" w:vAnchor="text" w:x="-690" w:y="1"/>
              <w:numPr>
                <w:ilvl w:val="0"/>
                <w:numId w:val="38"/>
              </w:numPr>
              <w:jc w:val="both"/>
              <w:rPr>
                <w:rFonts w:eastAsia="Inter"/>
                <w:color w:val="372D2D"/>
                <w:sz w:val="20"/>
                <w:szCs w:val="20"/>
              </w:rPr>
            </w:pPr>
            <w:r>
              <w:rPr>
                <w:color w:val="000000"/>
              </w:rPr>
              <w:t>Corporate Structure Chart</w:t>
            </w:r>
            <w:ins w:author="ANGEL WESLEY" w:date="2026-06-09T19:48:00Z" w:id="156">
              <w:r>
                <w:rPr>
                  <w:color w:val="000000"/>
                </w:rPr>
                <w:t xml:space="preserve">, </w:t>
              </w:r>
            </w:ins>
            <w:r>
              <w:rPr>
                <w:color w:val="000000"/>
              </w:rPr>
              <w:t>Other documents as required by Co-brand agreement</w:t>
            </w:r>
            <w:ins w:author="ANGEL WESLEY" w:date="2026-06-09T19:48:00Z" w:id="157">
              <w:r>
                <w:rPr>
                  <w:color w:val="000000"/>
                </w:rPr>
                <w:t xml:space="preserve">, </w:t>
              </w:r>
            </w:ins>
            <w:r>
              <w:rPr>
                <w:color w:val="000000"/>
              </w:rPr>
              <w:t>Recent compliance program audit (if applicable to program &amp; licensure</w:t>
            </w:r>
            <w:r>
              <w:rPr>
                <w:rFonts w:eastAsia="Inter"/>
                <w:color w:val="372D2D"/>
                <w:sz w:val="20"/>
                <w:szCs w:val="20"/>
              </w:rPr>
              <w:t>)</w:t>
            </w:r>
          </w:p>
          <w:p w:rsidR="009E7E07" w:rsidRDefault="00D4478F" w14:paraId="56C93679" w14:textId="1560C902">
            <w:pPr>
              <w:pStyle w:val="ListParagraph"/>
              <w:framePr w:vSpace="180" w:hSpace="180" w:wrap="around" w:hAnchor="text" w:vAnchor="text" w:x="-690" w:y="1"/>
              <w:numPr>
                <w:ilvl w:val="0"/>
                <w:numId w:val="38"/>
              </w:numPr>
              <w:jc w:val="both"/>
              <w:rPr>
                <w:rFonts w:eastAsia="Inter"/>
                <w:color w:val="372D2D"/>
                <w:sz w:val="20"/>
                <w:szCs w:val="20"/>
              </w:rPr>
            </w:pPr>
            <w:r>
              <w:rPr>
                <w:color w:val="000000"/>
              </w:rPr>
              <w:t>Other documents for Partner Managed KYC</w:t>
            </w:r>
            <w:commentRangeStart w:id="158"/>
            <w:r>
              <w:rPr>
                <w:rFonts w:eastAsia="Inter"/>
                <w:color w:val="372D2D"/>
                <w:sz w:val="20"/>
                <w:szCs w:val="20"/>
              </w:rPr>
              <w:t>*</w:t>
            </w:r>
            <w:commentRangeEnd w:id="158"/>
            <w:r>
              <w:rPr>
                <w:rStyle w:val="CommentReference"/>
                <w:rFonts w:eastAsia="Inter"/>
                <w:color w:val="372D2D"/>
                <w:sz w:val="20"/>
                <w:szCs w:val="20"/>
              </w:rPr>
              <w:commentReference w:id="158"/>
            </w:r>
          </w:p>
          <w:p w:rsidR="009E7E07" w:rsidRDefault="00D4478F" w14:paraId="1BB9D20B" w14:textId="1EA14D5A">
            <w:pPr>
              <w:pBdr>
                <w:top w:val="none" w:color="000000" w:sz="4" w:space="0"/>
                <w:left w:val="none" w:color="000000" w:sz="4" w:space="0"/>
                <w:bottom w:val="none" w:color="000000" w:sz="4" w:space="0"/>
                <w:right w:val="none" w:color="000000" w:sz="4" w:space="0"/>
                <w:between w:val="none" w:color="000000" w:sz="4" w:space="0"/>
              </w:pBdr>
              <w:spacing w:line="275" w:lineRule="auto"/>
              <w:rPr>
                <w:color w:val="000000"/>
              </w:rPr>
            </w:pPr>
            <w:r>
              <w:rPr>
                <w:color w:val="000000"/>
              </w:rPr>
              <w:t>Licenses &amp; Legal Opinions- Program &amp; Partner dependent</w:t>
            </w:r>
            <w:r>
              <w:rPr>
                <w:rFonts w:eastAsia="Inter"/>
                <w:color w:val="372D2D"/>
                <w:sz w:val="20"/>
                <w:szCs w:val="20"/>
              </w:rPr>
              <w:t>*</w:t>
            </w:r>
          </w:p>
          <w:p w:rsidR="009E7E07" w:rsidRDefault="00D4478F" w14:paraId="04D0D551" w14:textId="77777777">
            <w:pPr>
              <w:pBdr>
                <w:top w:val="none" w:color="000000" w:sz="4" w:space="0"/>
                <w:left w:val="none" w:color="000000" w:sz="4" w:space="0"/>
                <w:bottom w:val="none" w:color="000000" w:sz="4" w:space="0"/>
                <w:right w:val="none" w:color="000000" w:sz="4" w:space="0"/>
                <w:between w:val="none" w:color="000000" w:sz="4" w:space="0"/>
              </w:pBdr>
              <w:spacing w:line="275" w:lineRule="auto"/>
              <w:rPr>
                <w:i/>
                <w:iCs/>
                <w:color w:val="000000"/>
              </w:rPr>
            </w:pPr>
            <w:r>
              <w:rPr>
                <w:i/>
                <w:iCs/>
                <w:color w:val="000000"/>
              </w:rPr>
              <w:t>*at Signify discretion</w:t>
            </w:r>
          </w:p>
          <w:p w:rsidR="009E7E07" w:rsidRDefault="009E7E07" w14:paraId="42BBB993" w14:textId="77777777">
            <w:pPr>
              <w:pBdr>
                <w:top w:val="none" w:color="000000" w:sz="4" w:space="0"/>
                <w:left w:val="none" w:color="000000" w:sz="4" w:space="0"/>
                <w:bottom w:val="none" w:color="000000" w:sz="4" w:space="0"/>
                <w:right w:val="none" w:color="000000" w:sz="4" w:space="0"/>
                <w:between w:val="none" w:color="000000" w:sz="4" w:space="0"/>
              </w:pBdr>
              <w:spacing w:line="275" w:lineRule="auto"/>
              <w:rPr>
                <w:i/>
                <w:iCs/>
                <w:color w:val="000000"/>
              </w:rPr>
            </w:pPr>
          </w:p>
        </w:tc>
      </w:tr>
      <w:tr w:rsidR="009E7E07" w14:paraId="7EDE9ECB" w14:textId="77777777">
        <w:tc>
          <w:tcPr>
            <w:tcW w:w="2808" w:type="dxa"/>
            <w:shd w:val="clear" w:color="auto" w:fill="F3F4F6"/>
            <w:tcMar>
              <w:top w:w="120" w:type="dxa"/>
              <w:left w:w="120" w:type="dxa"/>
              <w:bottom w:w="120" w:type="dxa"/>
              <w:right w:w="120" w:type="dxa"/>
            </w:tcMar>
          </w:tcPr>
          <w:p w:rsidR="009E7E07" w:rsidRDefault="00D4478F" w14:paraId="2A4341A0" w14:textId="77777777">
            <w:pPr>
              <w:pBdr>
                <w:top w:val="none" w:color="000000" w:sz="4" w:space="0"/>
                <w:left w:val="none" w:color="000000" w:sz="4" w:space="0"/>
                <w:bottom w:val="none" w:color="000000" w:sz="4" w:space="0"/>
                <w:right w:val="none" w:color="000000" w:sz="4" w:space="0"/>
                <w:between w:val="none" w:color="000000" w:sz="4" w:space="0"/>
              </w:pBdr>
              <w:spacing w:line="275" w:lineRule="auto"/>
              <w:rPr>
                <w:b/>
                <w:bCs/>
                <w:color w:val="000000"/>
              </w:rPr>
            </w:pPr>
            <w:r>
              <w:rPr>
                <w:b/>
                <w:bCs/>
                <w:color w:val="000000"/>
              </w:rPr>
              <w:t>RESERVE BALANCE (FOR SELF-MANAGED PROGRAMS ONLY):</w:t>
            </w:r>
          </w:p>
        </w:tc>
        <w:tc>
          <w:tcPr>
            <w:tcW w:w="6552" w:type="dxa"/>
            <w:tcMar>
              <w:top w:w="120" w:type="dxa"/>
              <w:left w:w="120" w:type="dxa"/>
              <w:bottom w:w="120" w:type="dxa"/>
              <w:right w:w="120" w:type="dxa"/>
            </w:tcMar>
          </w:tcPr>
          <w:p w:rsidR="009E7E07" w:rsidRDefault="00D4478F" w14:paraId="713960C7" w14:textId="2700F4F4">
            <w:pPr>
              <w:pBdr>
                <w:top w:val="none" w:color="000000" w:sz="4" w:space="0"/>
                <w:left w:val="none" w:color="000000" w:sz="4" w:space="0"/>
                <w:bottom w:val="none" w:color="000000" w:sz="4" w:space="0"/>
                <w:right w:val="none" w:color="000000" w:sz="4" w:space="0"/>
                <w:between w:val="none" w:color="000000" w:sz="4" w:space="0"/>
              </w:pBdr>
              <w:spacing w:line="275" w:lineRule="auto"/>
              <w:rPr>
                <w:color w:val="000000"/>
              </w:rPr>
            </w:pPr>
            <w:r>
              <w:rPr>
                <w:color w:val="000000"/>
              </w:rPr>
              <w:t xml:space="preserve">Partner must maintain a reserve balance with Signify of 4x the largest daily settlement amount in the preceding thirty (30) days. Partner and Signify will agree on an initial amount prior to the Program commencing operations. </w:t>
            </w:r>
            <w:del w:author="ANGEL WESLEY" w:date="2026-06-09T19:48:00Z" w:id="159">
              <w:r>
                <w:rPr>
                  <w:rFonts w:eastAsia="Inter"/>
                  <w:sz w:val="20"/>
                  <w:szCs w:val="20"/>
                </w:rPr>
                <w:delText>Signify</w:delText>
              </w:r>
              <w:r>
                <w:rPr>
                  <w:rFonts w:eastAsia="Inter"/>
                  <w:color w:val="372D2D"/>
                  <w:sz w:val="20"/>
                  <w:szCs w:val="20"/>
                </w:rPr>
                <w:delText xml:space="preserve"> may periodically require a different minimum balance reasonably necessary to cover the purchases made through the Program. </w:delText>
              </w:r>
            </w:del>
            <w:r>
              <w:rPr>
                <w:color w:val="000000"/>
              </w:rPr>
              <w:t>Signify may debit this reserve balance to cover Program Losses, and Partner must add funds each day to ensure the account holds enough funds to meet the minimum balance. Partner shall not be entitled to interest on the amounts held as a reserve balance.</w:t>
            </w:r>
            <w:ins w:author="ANGEL WESLEY" w:date="2026-06-09T19:48:00Z" w:id="160">
              <w:r>
                <w:rPr>
                  <w:color w:val="000000"/>
                </w:rPr>
                <w:t xml:space="preserve"> Any modifications to the required minimum reserve balance shall </w:t>
              </w:r>
              <w:del w:author="TKeppler" w:date="2026-06-15T10:32:00Z" w:id="161">
                <w:r>
                  <w:rPr>
                    <w:color w:val="000000"/>
                  </w:rPr>
                  <w:delText>require mutual written agreement of both parties.</w:delText>
                </w:r>
              </w:del>
            </w:ins>
            <w:ins w:author="TKeppler" w:date="2026-06-15T10:32:00Z" w:id="162">
              <w:r>
                <w:rPr>
                  <w:color w:val="000000"/>
                </w:rPr>
                <w:t>comply with Section 7.1 of the Agreement.</w:t>
              </w:r>
            </w:ins>
          </w:p>
        </w:tc>
      </w:tr>
    </w:tbl>
    <w:p w:rsidR="009E7E07" w:rsidRDefault="009E7E07" w14:paraId="34344193" w14:textId="77777777">
      <w:pPr>
        <w:pBdr>
          <w:top w:val="none" w:color="000000" w:sz="4" w:space="0"/>
          <w:left w:val="none" w:color="000000" w:sz="4" w:space="0"/>
          <w:bottom w:val="none" w:color="000000" w:sz="4" w:space="0"/>
          <w:right w:val="none" w:color="000000" w:sz="4" w:space="0"/>
          <w:between w:val="none" w:color="000000" w:sz="4" w:space="0"/>
        </w:pBdr>
        <w:spacing w:before="300" w:line="275" w:lineRule="auto"/>
        <w:rPr>
          <w:color w:val="000000"/>
        </w:rPr>
      </w:pPr>
    </w:p>
    <w:p w:rsidR="009E7E07" w:rsidRDefault="00D4478F" w14:paraId="53C47C5E" w14:textId="77777777">
      <w:pPr>
        <w:pBdr>
          <w:top w:val="none" w:color="000000" w:sz="4" w:space="0"/>
          <w:left w:val="none" w:color="000000" w:sz="4" w:space="0"/>
          <w:bottom w:val="none" w:color="000000" w:sz="4" w:space="0"/>
          <w:right w:val="none" w:color="000000" w:sz="4" w:space="0"/>
          <w:between w:val="none" w:color="000000" w:sz="4" w:space="0"/>
        </w:pBdr>
        <w:spacing w:after="225" w:line="275" w:lineRule="auto"/>
        <w:rPr>
          <w:color w:val="000000"/>
        </w:rPr>
      </w:pPr>
      <w:r>
        <w:rPr>
          <w:noProof/>
        </w:rPr>
        <mc:AlternateContent>
          <mc:Choice Requires="wpg">
            <w:drawing>
              <wp:inline distT="0" distB="0" distL="0" distR="0" wp14:anchorId="463BA27B" wp14:editId="78D52943">
                <wp:extent cx="5943600" cy="635"/>
                <wp:effectExtent l="0" t="0" r="0" b="0"/>
                <wp:docPr id="2" name="Horizontal Line 3"/>
                <wp:cNvGraphicFramePr/>
                <a:graphic xmlns:a="http://schemas.openxmlformats.org/drawingml/2006/main">
                  <a:graphicData uri="http://schemas.microsoft.com/office/word/2010/wordprocessingShape">
                    <wps:wsp>
                      <wps:cNvSpPr/>
                      <wps:spPr bwMode="auto">
                        <a:xfrm>
                          <a:off x="0" y="0"/>
                          <a:ext cx="5943600" cy="635"/>
                        </a:xfrm>
                        <a:prstGeom prst="rect">
                          <a:avLst/>
                        </a:prstGeom>
                        <a:noFill/>
                        <a:ln>
                          <a:solidFill>
                            <a:srgbClr val="000000"/>
                          </a:solidFill>
                        </a:ln>
                      </wps:spPr>
                      <wps:bodyPr rot="0">
                        <a:prstTxWarp prst="textNoShape">
                          <a:avLst/>
                        </a:prstTxWarp>
                        <a:noAutofit/>
                      </wps:bodyPr>
                    </wps:wsp>
                  </a:graphicData>
                </a:graphic>
              </wp:inline>
            </w:drawing>
          </mc:Choice>
          <mc:Fallback xmlns:a="http://schemas.openxmlformats.org/drawingml/2006/main">
            <w:pict>
              <v:shape id="shape 1" style="width:468.00pt;height:0.05pt;mso-wrap-distance-left:0.00pt;mso-wrap-distance-top:0.00pt;mso-wrap-distance-right:0.00pt;mso-wrap-distance-bottom:0.00pt;visibility:visible;" o:spid="_x0000_s1" filled="f" strokecolor="#000000" o:spt="1" type="#_x0000_t1"/>
            </w:pict>
          </mc:Fallback>
        </mc:AlternateContent>
      </w:r>
    </w:p>
    <w:p w:rsidR="009E7E07" w:rsidRDefault="00D4478F" w14:paraId="4DB11A49" w14:textId="77777777">
      <w:pPr>
        <w:pStyle w:val="Heading2"/>
        <w:spacing w:line="275" w:lineRule="auto"/>
        <w:rPr>
          <w:color w:val="000000"/>
          <w:sz w:val="32"/>
          <w:szCs w:val="32"/>
        </w:rPr>
      </w:pPr>
      <w:r>
        <w:rPr>
          <w:color w:val="000000"/>
          <w:sz w:val="32"/>
          <w:szCs w:val="32"/>
        </w:rPr>
        <w:t xml:space="preserve">Schedule 3 | </w:t>
      </w:r>
      <w:r>
        <w:rPr>
          <w:b w:val="0"/>
          <w:bCs w:val="0"/>
          <w:color w:val="000000"/>
          <w:sz w:val="32"/>
          <w:szCs w:val="32"/>
        </w:rPr>
        <w:t>Policies</w:t>
      </w:r>
    </w:p>
    <w:p w:rsidR="009E7E07" w:rsidRDefault="00D4478F" w14:paraId="1E4A4DBF" w14:textId="2250FC9A">
      <w:pPr>
        <w:numPr>
          <w:ilvl w:val="0"/>
          <w:numId w:val="16"/>
        </w:numPr>
        <w:pBdr>
          <w:top w:val="none" w:color="000000" w:sz="4" w:space="0"/>
          <w:left w:val="none" w:color="000000" w:sz="4" w:space="0"/>
          <w:bottom w:val="none" w:color="000000" w:sz="4" w:space="0"/>
          <w:right w:val="none" w:color="000000" w:sz="4" w:space="0"/>
          <w:between w:val="none" w:color="000000" w:sz="4" w:space="0"/>
        </w:pBdr>
        <w:spacing w:line="275" w:lineRule="auto"/>
      </w:pPr>
      <w:r>
        <w:rPr>
          <w:color w:val="000000"/>
        </w:rPr>
        <w:t>Rain’s Privacy Policy is available at: https://www.raincards.xyz/legal/docs/privacy-policy</w:t>
      </w:r>
    </w:p>
    <w:p w:rsidR="009E7E07" w:rsidRDefault="00D4478F" w14:paraId="23954918" w14:textId="15B4549A">
      <w:pPr>
        <w:numPr>
          <w:ilvl w:val="0"/>
          <w:numId w:val="16"/>
        </w:numPr>
        <w:pBdr>
          <w:top w:val="none" w:color="000000" w:sz="4" w:space="0"/>
          <w:left w:val="none" w:color="000000" w:sz="4" w:space="0"/>
          <w:bottom w:val="none" w:color="000000" w:sz="4" w:space="0"/>
          <w:right w:val="none" w:color="000000" w:sz="4" w:space="0"/>
          <w:between w:val="none" w:color="000000" w:sz="4" w:space="0"/>
        </w:pBdr>
        <w:spacing w:line="275" w:lineRule="auto"/>
      </w:pPr>
      <w:r>
        <w:rPr>
          <w:color w:val="000000"/>
        </w:rPr>
        <w:t>Rain’s Prohibitions List is available at: https://legal.raincards.xyz/legal/prohibitions</w:t>
      </w:r>
    </w:p>
    <w:p w:rsidR="009E7E07" w:rsidRDefault="009E7E07" w14:paraId="3121D3BE" w14:textId="77777777">
      <w:pPr>
        <w:pBdr>
          <w:top w:val="none" w:color="000000" w:sz="4" w:space="0"/>
          <w:left w:val="none" w:color="000000" w:sz="4" w:space="0"/>
          <w:bottom w:val="none" w:color="000000" w:sz="4" w:space="0"/>
          <w:right w:val="none" w:color="000000" w:sz="4" w:space="0"/>
          <w:between w:val="none" w:color="000000" w:sz="4" w:space="0"/>
        </w:pBdr>
        <w:spacing w:line="275" w:lineRule="auto"/>
        <w:rPr>
          <w:color w:val="000000"/>
        </w:rPr>
      </w:pPr>
    </w:p>
    <w:p w:rsidR="009E7E07" w:rsidRDefault="00D4478F" w14:paraId="79C4F870" w14:textId="77777777">
      <w:pPr>
        <w:pBdr>
          <w:top w:val="none" w:color="000000" w:sz="4" w:space="0"/>
          <w:left w:val="none" w:color="000000" w:sz="4" w:space="0"/>
          <w:bottom w:val="none" w:color="000000" w:sz="4" w:space="0"/>
          <w:right w:val="none" w:color="000000" w:sz="4" w:space="0"/>
          <w:between w:val="none" w:color="000000" w:sz="4" w:space="0"/>
        </w:pBdr>
        <w:spacing w:after="225" w:line="275" w:lineRule="auto"/>
        <w:rPr>
          <w:color w:val="000000"/>
        </w:rPr>
      </w:pPr>
      <w:r>
        <w:rPr>
          <w:noProof/>
        </w:rPr>
        <mc:AlternateContent>
          <mc:Choice Requires="wpg">
            <w:drawing>
              <wp:inline distT="0" distB="0" distL="0" distR="0" wp14:anchorId="249CF4B7" wp14:editId="3464D03F">
                <wp:extent cx="5943600" cy="635"/>
                <wp:effectExtent l="0" t="0" r="0" b="0"/>
                <wp:docPr id="3" name="Horizontal Line 2"/>
                <wp:cNvGraphicFramePr/>
                <a:graphic xmlns:a="http://schemas.openxmlformats.org/drawingml/2006/main">
                  <a:graphicData uri="http://schemas.microsoft.com/office/word/2010/wordprocessingShape">
                    <wps:wsp>
                      <wps:cNvSpPr/>
                      <wps:spPr bwMode="auto">
                        <a:xfrm>
                          <a:off x="0" y="0"/>
                          <a:ext cx="5943600" cy="635"/>
                        </a:xfrm>
                        <a:prstGeom prst="rect">
                          <a:avLst/>
                        </a:prstGeom>
                        <a:noFill/>
                        <a:ln>
                          <a:solidFill>
                            <a:srgbClr val="000000"/>
                          </a:solidFill>
                        </a:ln>
                      </wps:spPr>
                      <wps:bodyPr rot="0">
                        <a:prstTxWarp prst="textNoShape">
                          <a:avLst/>
                        </a:prstTxWarp>
                        <a:noAutofit/>
                      </wps:bodyPr>
                    </wps:wsp>
                  </a:graphicData>
                </a:graphic>
              </wp:inline>
            </w:drawing>
          </mc:Choice>
          <mc:Fallback xmlns:a="http://schemas.openxmlformats.org/drawingml/2006/main">
            <w:pict>
              <v:shape id="shape 2" style="width:468.00pt;height:0.05pt;mso-wrap-distance-left:0.00pt;mso-wrap-distance-top:0.00pt;mso-wrap-distance-right:0.00pt;mso-wrap-distance-bottom:0.00pt;visibility:visible;" o:spid="_x0000_s2" filled="f" strokecolor="#000000" o:spt="1" type="#_x0000_t1"/>
            </w:pict>
          </mc:Fallback>
        </mc:AlternateContent>
      </w:r>
    </w:p>
    <w:p w:rsidR="009E7E07" w:rsidRDefault="00D4478F" w14:paraId="147BC76B" w14:textId="77777777">
      <w:pPr>
        <w:pStyle w:val="Heading2"/>
        <w:spacing w:line="275" w:lineRule="auto"/>
        <w:rPr>
          <w:sz w:val="22"/>
          <w:szCs w:val="22"/>
        </w:rPr>
      </w:pPr>
      <w:ins w:author="ANGEL WESLEY" w:date="2026-06-09T19:48:00Z" w:id="168">
        <w:r>
          <w:rPr>
            <w:sz w:val="22"/>
            <w:szCs w:val="22"/>
          </w:rPr>
          <w:br/>
        </w:r>
        <w:r>
          <w:rPr>
            <w:sz w:val="22"/>
            <w:szCs w:val="22"/>
          </w:rPr>
          <w:br w:type="page" w:clear="all"/>
        </w:r>
      </w:ins>
    </w:p>
    <w:p w:rsidR="009E7E07" w:rsidRDefault="00D4478F" w14:paraId="6B9E088B" w14:textId="77777777">
      <w:pPr>
        <w:pStyle w:val="Heading2"/>
        <w:spacing w:line="275" w:lineRule="auto"/>
        <w:rPr>
          <w:b w:val="0"/>
          <w:bCs w:val="0"/>
          <w:color w:val="000000"/>
          <w:sz w:val="32"/>
          <w:szCs w:val="32"/>
        </w:rPr>
      </w:pPr>
      <w:ins w:author="ANGEL WESLEY" w:date="2026-06-09T19:48:00Z" w:id="170">
        <w:r>
          <w:rPr>
            <w:sz w:val="32"/>
            <w:szCs w:val="32"/>
          </w:rPr>
          <w:lastRenderedPageBreak/>
          <w:t>Schedule 4</w:t>
        </w:r>
        <w:r>
          <w:rPr>
            <w:color w:val="000000"/>
            <w:sz w:val="32"/>
            <w:szCs w:val="32"/>
          </w:rPr>
          <w:t xml:space="preserve"> | </w:t>
        </w:r>
      </w:ins>
      <w:ins w:author="Tess Keppler" w:date="2026-06-17T19:17:00Z" w:id="171">
        <w:r>
          <w:rPr>
            <w:b w:val="0"/>
            <w:bCs w:val="0"/>
            <w:color w:val="000000"/>
            <w:sz w:val="32"/>
            <w:szCs w:val="32"/>
          </w:rPr>
          <w:t>DATA SHARING AND DATA SECURITY</w:t>
        </w:r>
      </w:ins>
      <w:ins w:author="ANGEL WESLEY" w:date="2026-06-09T19:48:00Z" w:id="172">
        <w:del w:author="Tess Keppler" w:date="2026-06-17T19:17:00Z" w:id="173">
          <w:r>
            <w:rPr>
              <w:b w:val="0"/>
              <w:bCs w:val="0"/>
              <w:color w:val="000000"/>
              <w:sz w:val="32"/>
              <w:szCs w:val="32"/>
            </w:rPr>
            <w:delText>ADGM Standard Privacy Clauses</w:delText>
          </w:r>
        </w:del>
      </w:ins>
    </w:p>
    <w:p w:rsidR="009E7E07" w:rsidRDefault="00D4478F" w14:paraId="3C3AEE1B" w14:textId="77777777">
      <w:pPr>
        <w:rPr/>
      </w:pPr>
      <w:ins w:author="Tess Keppler" w:date="2026-06-17T19:20:00Z" w:id="175">
        <w:r>
          <w:t xml:space="preserve">The Parties’ </w:t>
        </w:r>
      </w:ins>
      <w:ins w:author="Tess Keppler" w:date="2026-06-17T19:22:00Z" w:id="176">
        <w:r>
          <w:t>data processing obligations are governed exclusively by the Data Sharing and Data Security Addendum, which is incorporated by reference.</w:t>
        </w:r>
      </w:ins>
    </w:p>
    <w:p w:rsidR="009E7E07" w:rsidRDefault="009E7E07" w14:paraId="3A8CA174" w14:textId="77777777">
      <w:pPr>
        <w:rPr/>
      </w:pPr>
    </w:p>
    <w:p w:rsidR="009E7E07" w:rsidRDefault="00D4478F" w14:paraId="28BAB0F0" w14:textId="0F9063EC">
      <w:pPr>
        <w:pStyle w:val="Heading2"/>
        <w:spacing w:before="0" w:after="80" w:line="276" w:lineRule="auto"/>
        <w:rPr>
          <w:b w:val="0"/>
          <w:bCs w:val="0"/>
          <w:sz w:val="22"/>
          <w:szCs w:val="22"/>
        </w:rPr>
      </w:pPr>
      <w:ins w:author="ANGEL WESLEY" w:date="2026-06-09T19:48:00Z" w:id="179">
        <w:del w:author="Tess Keppler" w:date="2026-06-17T19:14:00Z" w:id="180">
          <w:r>
            <w:rPr>
              <w:b w:val="0"/>
              <w:bCs w:val="0"/>
              <w:sz w:val="22"/>
              <w:szCs w:val="22"/>
            </w:rPr>
            <w:delText xml:space="preserve">1. </w:delText>
          </w:r>
          <w:r>
            <w:rPr>
              <w:b w:val="0"/>
              <w:bCs w:val="0"/>
              <w:sz w:val="22"/>
              <w:szCs w:val="22"/>
            </w:rPr>
            <w:tab/>
          </w:r>
          <w:r>
            <w:rPr>
              <w:b w:val="0"/>
              <w:bCs w:val="0"/>
              <w:sz w:val="22"/>
              <w:szCs w:val="22"/>
              <w:u w:val="single"/>
            </w:rPr>
            <w:delText>Purpose and Scope</w:delText>
          </w:r>
          <w:r>
            <w:rPr>
              <w:b w:val="0"/>
              <w:bCs w:val="0"/>
              <w:sz w:val="22"/>
              <w:szCs w:val="22"/>
            </w:rPr>
            <w:delText>.</w:delText>
          </w:r>
        </w:del>
      </w:ins>
    </w:p>
    <w:p w:rsidR="009E7E07" w:rsidRDefault="00D4478F" w14:paraId="5A9FB1EC" w14:textId="60C05FE8">
      <w:pPr>
        <w:spacing w:before="120" w:after="120" w:line="276" w:lineRule="auto"/>
        <w:jc w:val="both"/>
        <w:rPr/>
      </w:pPr>
      <w:ins w:author="ANGEL WESLEY" w:date="2026-06-09T19:48:00Z" w:id="182">
        <w:del w:author="Tess Keppler" w:date="2026-06-17T19:14:00Z" w:id="183">
          <w:r>
            <w:delText>1.1. The purpose of these standard contractual clauses (the “</w:delText>
          </w:r>
          <w:r>
            <w:rPr>
              <w:b/>
              <w:bCs/>
            </w:rPr>
            <w:delText>Clauses</w:delText>
          </w:r>
          <w:r>
            <w:delText>”) is to ensure compliance with Sections 26(3), (4), and (5) of the Abu Dhabi Global Market (“</w:delText>
          </w:r>
          <w:r>
            <w:rPr>
              <w:b/>
              <w:bCs/>
            </w:rPr>
            <w:delText>ADGM</w:delText>
          </w:r>
          <w:r>
            <w:delText>”) Data Protection Regulations 2021 (“</w:delText>
          </w:r>
          <w:r>
            <w:rPr>
              <w:b/>
              <w:bCs/>
            </w:rPr>
            <w:delText>DPR 2021</w:delText>
          </w:r>
          <w:r>
            <w:delText>”).</w:delText>
          </w:r>
        </w:del>
      </w:ins>
    </w:p>
    <w:p w:rsidR="009E7E07" w:rsidRDefault="00D4478F" w14:paraId="43ED7E63" w14:textId="09167DD3">
      <w:pPr>
        <w:spacing w:before="120" w:after="240" w:line="276" w:lineRule="auto"/>
        <w:jc w:val="both"/>
        <w:rPr/>
      </w:pPr>
      <w:ins w:author="ANGEL WESLEY" w:date="2026-06-09T19:48:00Z" w:id="185">
        <w:del w:author="Tess Keppler" w:date="2026-06-17T19:14:00Z" w:id="186">
          <w:r>
            <w:delText>1.2. These Clauses apply to the processing of personal data by Signify</w:delText>
          </w:r>
          <w:r>
            <w:rPr>
              <w:b/>
              <w:bCs/>
            </w:rPr>
            <w:delText xml:space="preserve"> </w:delText>
          </w:r>
          <w:r>
            <w:delText xml:space="preserve">(for purposes of this </w:delText>
          </w:r>
          <w:r>
            <w:rPr>
              <w:b/>
              <w:bCs/>
            </w:rPr>
            <w:delText>Schedule 4</w:delText>
          </w:r>
          <w:r>
            <w:delText>, “</w:delText>
          </w:r>
          <w:r>
            <w:rPr>
              <w:b/>
              <w:bCs/>
            </w:rPr>
            <w:delText>Processor</w:delText>
          </w:r>
          <w:r>
            <w:delText xml:space="preserve">”) on behalf of Partner (for purposes of this </w:delText>
          </w:r>
          <w:r>
            <w:rPr>
              <w:b/>
              <w:bCs/>
            </w:rPr>
            <w:delText>Schedule 4</w:delText>
          </w:r>
          <w:r>
            <w:delText>, “</w:delText>
          </w:r>
          <w:r>
            <w:rPr>
              <w:b/>
              <w:bCs/>
            </w:rPr>
            <w:delText>Controller</w:delText>
          </w:r>
          <w:r>
            <w:delText>”) in connection with the card issuing, corporate compliance, and settlement services provided under the Master Services Agreement (the "</w:delText>
          </w:r>
          <w:r>
            <w:rPr>
              <w:b/>
              <w:bCs/>
            </w:rPr>
            <w:delText>Agreement</w:delText>
          </w:r>
          <w:r>
            <w:delText>").</w:delText>
          </w:r>
        </w:del>
      </w:ins>
    </w:p>
    <w:p w:rsidR="009E7E07" w:rsidRDefault="00D4478F" w14:paraId="5526AB53" w14:textId="3155FE52">
      <w:pPr>
        <w:pStyle w:val="Heading2"/>
        <w:spacing w:before="0" w:after="80" w:line="276" w:lineRule="auto"/>
        <w:rPr>
          <w:b w:val="0"/>
          <w:bCs w:val="0"/>
          <w:sz w:val="22"/>
          <w:szCs w:val="22"/>
        </w:rPr>
      </w:pPr>
      <w:ins w:author="ANGEL WESLEY" w:date="2026-06-09T19:48:00Z" w:id="188">
        <w:del w:author="Tess Keppler" w:date="2026-06-17T19:14:00Z" w:id="189">
          <w:r>
            <w:rPr>
              <w:b w:val="0"/>
              <w:bCs w:val="0"/>
              <w:sz w:val="22"/>
              <w:szCs w:val="22"/>
            </w:rPr>
            <w:delText xml:space="preserve">2. </w:delText>
          </w:r>
          <w:r>
            <w:rPr>
              <w:b w:val="0"/>
              <w:bCs w:val="0"/>
              <w:sz w:val="22"/>
              <w:szCs w:val="22"/>
            </w:rPr>
            <w:tab/>
          </w:r>
          <w:r>
            <w:rPr>
              <w:b w:val="0"/>
              <w:bCs w:val="0"/>
              <w:sz w:val="22"/>
              <w:szCs w:val="22"/>
              <w:u w:val="single"/>
            </w:rPr>
            <w:delText>Definitions</w:delText>
          </w:r>
          <w:r>
            <w:rPr>
              <w:b w:val="0"/>
              <w:bCs w:val="0"/>
              <w:sz w:val="22"/>
              <w:szCs w:val="22"/>
            </w:rPr>
            <w:delText>.</w:delText>
          </w:r>
        </w:del>
      </w:ins>
    </w:p>
    <w:p w:rsidR="009E7E07" w:rsidRDefault="00D4478F" w14:paraId="4787670B" w14:textId="77777777">
      <w:pPr>
        <w:spacing w:after="240" w:line="276" w:lineRule="auto"/>
        <w:jc w:val="both"/>
        <w:rPr/>
      </w:pPr>
      <w:ins w:author="ANGEL WESLEY" w:date="2026-06-09T19:48:00Z" w:id="191">
        <w:del w:author="Tess Keppler" w:date="2026-06-17T19:14:00Z" w:id="192">
          <w:r>
            <w:delText>Capitalized terms used but not defined within this Annex shall have the meanings ascribed to them in the DPR 2021:</w:delText>
          </w:r>
        </w:del>
      </w:ins>
    </w:p>
    <w:p w:rsidR="009E7E07" w:rsidRDefault="00D4478F" w14:paraId="30B98567" w14:textId="77777777">
      <w:pPr>
        <w:pStyle w:val="ListParagraph"/>
        <w:numPr>
          <w:ilvl w:val="0"/>
          <w:numId w:val="24"/>
        </w:numPr>
        <w:spacing w:before="120" w:after="120" w:line="276" w:lineRule="auto"/>
        <w:ind w:left="1080"/>
        <w:contextualSpacing w:val="0"/>
        <w:jc w:val="both"/>
        <w:rPr/>
      </w:pPr>
      <w:ins w:author="ANGEL WESLEY" w:date="2026-06-09T19:48:00Z" w:id="194">
        <w:del w:author="Tess Keppler" w:date="2026-06-17T19:14:00Z" w:id="195">
          <w:r>
            <w:delText>"</w:delText>
          </w:r>
          <w:r>
            <w:rPr>
              <w:b/>
              <w:bCs/>
            </w:rPr>
            <w:delText>Personal Data</w:delText>
          </w:r>
          <w:r>
            <w:delText>" means any information relating to an identified or identifiable living natural person.</w:delText>
          </w:r>
        </w:del>
      </w:ins>
    </w:p>
    <w:p w:rsidR="009E7E07" w:rsidRDefault="00D4478F" w14:paraId="2A73D402" w14:textId="77777777">
      <w:pPr>
        <w:pStyle w:val="ListParagraph"/>
        <w:numPr>
          <w:ilvl w:val="0"/>
          <w:numId w:val="24"/>
        </w:numPr>
        <w:spacing w:before="120" w:after="120" w:line="276" w:lineRule="auto"/>
        <w:ind w:left="1080"/>
        <w:contextualSpacing w:val="0"/>
        <w:jc w:val="both"/>
        <w:rPr/>
      </w:pPr>
      <w:ins w:author="ANGEL WESLEY" w:date="2026-06-09T19:48:00Z" w:id="197">
        <w:del w:author="Tess Keppler" w:date="2026-06-17T19:14:00Z" w:id="198">
          <w:r>
            <w:delText>"</w:delText>
          </w:r>
          <w:r>
            <w:rPr>
              <w:b/>
              <w:bCs/>
            </w:rPr>
            <w:delText>Personal Data Breach</w:delText>
          </w:r>
          <w:r>
            <w:delText>" means a breach of security leading to the accidental or unlawful destruction, loss, alteration, unauthorized disclosure of, or access to, Personal Data.</w:delText>
          </w:r>
        </w:del>
      </w:ins>
    </w:p>
    <w:p w:rsidR="009E7E07" w:rsidRDefault="00D4478F" w14:paraId="5FDDD4C9" w14:textId="6BEDFF46">
      <w:pPr>
        <w:pStyle w:val="ListParagraph"/>
        <w:numPr>
          <w:ilvl w:val="0"/>
          <w:numId w:val="24"/>
        </w:numPr>
        <w:spacing w:before="120" w:after="240" w:line="276" w:lineRule="auto"/>
        <w:ind w:left="1080"/>
        <w:contextualSpacing w:val="0"/>
        <w:jc w:val="both"/>
        <w:rPr/>
      </w:pPr>
      <w:ins w:author="ANGEL WESLEY" w:date="2026-06-09T19:48:00Z" w:id="200">
        <w:del w:author="Tess Keppler" w:date="2026-06-17T19:14:00Z" w:id="201">
          <w:r>
            <w:delText>"</w:delText>
          </w:r>
          <w:r>
            <w:rPr>
              <w:b/>
              <w:bCs/>
            </w:rPr>
            <w:delText>Processing</w:delText>
          </w:r>
          <w:r>
            <w:delText>" means any operation or set of operations performed on Personal Data, whether or not by automated means.</w:delText>
          </w:r>
        </w:del>
      </w:ins>
    </w:p>
    <w:p w:rsidR="009E7E07" w:rsidRDefault="00D4478F" w14:paraId="43895879" w14:textId="49661F60">
      <w:pPr>
        <w:pStyle w:val="Heading2"/>
        <w:spacing w:before="0" w:after="80" w:line="276" w:lineRule="auto"/>
        <w:rPr>
          <w:b w:val="0"/>
          <w:bCs w:val="0"/>
          <w:sz w:val="22"/>
          <w:szCs w:val="22"/>
        </w:rPr>
      </w:pPr>
      <w:ins w:author="ANGEL WESLEY" w:date="2026-06-09T19:48:00Z" w:id="203">
        <w:del w:author="Tess Keppler" w:date="2026-06-17T19:14:00Z" w:id="204">
          <w:r>
            <w:rPr>
              <w:b w:val="0"/>
              <w:bCs w:val="0"/>
              <w:sz w:val="22"/>
              <w:szCs w:val="22"/>
            </w:rPr>
            <w:delText xml:space="preserve">3. </w:delText>
          </w:r>
          <w:r>
            <w:rPr>
              <w:b w:val="0"/>
              <w:bCs w:val="0"/>
              <w:sz w:val="22"/>
              <w:szCs w:val="22"/>
            </w:rPr>
            <w:tab/>
          </w:r>
          <w:r>
            <w:rPr>
              <w:b w:val="0"/>
              <w:bCs w:val="0"/>
              <w:sz w:val="22"/>
              <w:szCs w:val="22"/>
              <w:u w:val="single"/>
            </w:rPr>
            <w:delText>Obligations of the Processor</w:delText>
          </w:r>
          <w:r>
            <w:rPr>
              <w:b w:val="0"/>
              <w:bCs w:val="0"/>
              <w:sz w:val="22"/>
              <w:szCs w:val="22"/>
            </w:rPr>
            <w:delText>.</w:delText>
          </w:r>
        </w:del>
      </w:ins>
    </w:p>
    <w:p w:rsidR="009E7E07" w:rsidRDefault="00D4478F" w14:paraId="0713E497" w14:textId="601AE6FD">
      <w:pPr>
        <w:pStyle w:val="Heading3"/>
        <w:numPr>
          <w:ilvl w:val="1"/>
          <w:numId w:val="26"/>
        </w:numPr>
        <w:spacing w:before="0" w:after="80" w:line="276" w:lineRule="auto"/>
        <w:rPr>
          <w:sz w:val="22"/>
          <w:szCs w:val="22"/>
        </w:rPr>
      </w:pPr>
      <w:ins w:author="ANGEL WESLEY" w:date="2026-06-09T19:48:00Z" w:id="206">
        <w:del w:author="Tess Keppler" w:date="2026-06-17T19:14:00Z" w:id="207">
          <w:r>
            <w:rPr>
              <w:sz w:val="22"/>
              <w:szCs w:val="22"/>
            </w:rPr>
            <w:delText>Documented Instructions</w:delText>
          </w:r>
        </w:del>
      </w:ins>
    </w:p>
    <w:p w:rsidR="009E7E07" w:rsidRDefault="00D4478F" w14:paraId="714FAAA2" w14:textId="2E1C06F3">
      <w:pPr>
        <w:pStyle w:val="ListParagraph"/>
        <w:numPr>
          <w:ilvl w:val="0"/>
          <w:numId w:val="25"/>
        </w:numPr>
        <w:spacing w:before="120" w:after="120" w:line="276" w:lineRule="auto"/>
        <w:ind w:left="1080"/>
        <w:contextualSpacing w:val="0"/>
        <w:jc w:val="both"/>
        <w:rPr/>
      </w:pPr>
      <w:ins w:author="ANGEL WESLEY" w:date="2026-06-09T19:48:00Z" w:id="209">
        <w:del w:author="Tess Keppler" w:date="2026-06-17T19:14:00Z" w:id="210">
          <w:r>
            <w:delText>The Processor shall process Personal Data only on documented instructions from the Controller, including with regard to transfers of Personal Data outside the ADGM.</w:delText>
          </w:r>
        </w:del>
      </w:ins>
    </w:p>
    <w:p w:rsidR="009E7E07" w:rsidRDefault="00D4478F" w14:paraId="19BFE30C" w14:textId="2408D611">
      <w:pPr>
        <w:pStyle w:val="ListParagraph"/>
        <w:numPr>
          <w:ilvl w:val="0"/>
          <w:numId w:val="25"/>
        </w:numPr>
        <w:spacing w:before="120" w:after="120" w:line="276" w:lineRule="auto"/>
        <w:ind w:left="1080"/>
        <w:contextualSpacing w:val="0"/>
        <w:jc w:val="both"/>
        <w:rPr/>
      </w:pPr>
      <w:ins w:author="ANGEL WESLEY" w:date="2026-06-09T19:48:00Z" w:id="212">
        <w:del w:author="Tess Keppler" w:date="2026-06-17T19:14:00Z" w:id="213">
          <w:r>
            <w:delText>The Processor shall immediately inform the Controller if, in its opinion, an instruction infringes the DPR 2021 or other applicable data protection provisions.</w:delText>
          </w:r>
        </w:del>
      </w:ins>
    </w:p>
    <w:p w:rsidR="009E7E07" w:rsidRDefault="00D4478F" w14:paraId="73A8C56C" w14:textId="77777777">
      <w:pPr>
        <w:pStyle w:val="Heading3"/>
        <w:spacing w:before="0" w:after="80" w:line="276" w:lineRule="auto"/>
        <w:rPr>
          <w:sz w:val="22"/>
          <w:szCs w:val="22"/>
        </w:rPr>
      </w:pPr>
      <w:ins w:author="ANGEL WESLEY" w:date="2026-06-09T19:48:00Z" w:id="215">
        <w:del w:author="Tess Keppler" w:date="2026-06-17T19:14:00Z" w:id="216">
          <w:r>
            <w:rPr>
              <w:sz w:val="22"/>
              <w:szCs w:val="22"/>
            </w:rPr>
            <w:delText>3.2 Confidentiality</w:delText>
          </w:r>
        </w:del>
      </w:ins>
    </w:p>
    <w:p w:rsidR="009E7E07" w:rsidRDefault="00D4478F" w14:paraId="2CAAA457" w14:textId="77777777">
      <w:pPr>
        <w:spacing w:after="240" w:line="276" w:lineRule="auto"/>
        <w:jc w:val="both"/>
        <w:rPr/>
      </w:pPr>
      <w:ins w:author="ANGEL WESLEY" w:date="2026-06-09T19:48:00Z" w:id="218">
        <w:del w:author="Tess Keppler" w:date="2026-06-17T19:14:00Z" w:id="219">
          <w:r>
            <w:delText>The Processor shall ensure that persons authorized to process the Personal Data have committed themselves to strict confidentiality obligations or are under an appropriate statutory obligation of confidentiality.</w:delText>
          </w:r>
        </w:del>
      </w:ins>
    </w:p>
    <w:p w:rsidR="009E7E07" w:rsidRDefault="00D4478F" w14:paraId="296F6ADC" w14:textId="15C8C5B3">
      <w:pPr>
        <w:pStyle w:val="Heading3"/>
        <w:numPr>
          <w:ilvl w:val="1"/>
          <w:numId w:val="40"/>
        </w:numPr>
        <w:spacing w:before="0" w:after="80" w:line="276" w:lineRule="auto"/>
        <w:rPr>
          <w:sz w:val="22"/>
          <w:szCs w:val="22"/>
        </w:rPr>
        <w:pPrChange w:author="TKeppler" w:date="2026-06-15T10:44:00Z" w:id="221">
          <w:pPr>
            <w:pStyle w:val="Heading3"/>
            <w:numPr>
              <w:ilvl w:val="1"/>
              <w:numId w:val="26"/>
            </w:numPr>
            <w:spacing w:before="0" w:after="80" w:line="276" w:lineRule="auto"/>
            <w:ind w:left="360" w:hanging="360"/>
          </w:pPr>
        </w:pPrChange>
      </w:pPr>
      <w:ins w:author="ANGEL WESLEY" w:date="2026-06-09T19:48:00Z" w:id="222">
        <w:del w:author="Tess Keppler" w:date="2026-06-17T19:14:00Z" w:id="223">
          <w:r>
            <w:rPr>
              <w:sz w:val="22"/>
              <w:szCs w:val="22"/>
            </w:rPr>
            <w:delText>Security of Processing</w:delText>
          </w:r>
        </w:del>
      </w:ins>
    </w:p>
    <w:p w:rsidR="009E7E07" w:rsidRDefault="00D4478F" w14:paraId="0304ADB7" w14:textId="77777777">
      <w:pPr>
        <w:pStyle w:val="ListParagraph"/>
        <w:numPr>
          <w:ilvl w:val="0"/>
          <w:numId w:val="27"/>
        </w:numPr>
        <w:spacing w:before="120" w:after="120" w:line="276" w:lineRule="auto"/>
        <w:ind w:left="1166" w:hanging="446"/>
        <w:contextualSpacing w:val="0"/>
        <w:jc w:val="both"/>
        <w:rPr/>
      </w:pPr>
      <w:ins w:author="ANGEL WESLEY" w:date="2026-06-09T19:48:00Z" w:id="225">
        <w:del w:author="Tess Keppler" w:date="2026-06-17T19:14:00Z" w:id="226">
          <w:r>
            <w:delText>The Processor shall implement appropriate technical and organizational measures to ensure a level of security appropriate to the risk, compliant with Section 30 of the DPR 2021.</w:delText>
          </w:r>
        </w:del>
      </w:ins>
    </w:p>
    <w:p w:rsidR="009E7E07" w:rsidRDefault="00D4478F" w14:paraId="236101C1" w14:textId="5E086482">
      <w:pPr>
        <w:pStyle w:val="ListParagraph"/>
        <w:numPr>
          <w:ilvl w:val="0"/>
          <w:numId w:val="27"/>
        </w:numPr>
        <w:spacing w:before="120" w:after="120" w:line="276" w:lineRule="auto"/>
        <w:ind w:left="1166" w:hanging="446"/>
        <w:contextualSpacing w:val="0"/>
        <w:jc w:val="both"/>
        <w:rPr/>
      </w:pPr>
      <w:ins w:author="ANGEL WESLEY" w:date="2026-06-09T19:48:00Z" w:id="228">
        <w:del w:author="Tess Keppler" w:date="2026-06-17T19:14:00Z" w:id="229">
          <w:r>
            <w:delText>These measures include, but are not limited to, encryption, pseudonymization, maintaining system availability, regular security testing, and protecting data against unauthorized access or alteration.</w:delText>
          </w:r>
        </w:del>
      </w:ins>
    </w:p>
    <w:p w:rsidR="009E7E07" w:rsidRDefault="00D4478F" w14:paraId="5B8CFEC3" w14:textId="27B399E0">
      <w:pPr>
        <w:pStyle w:val="Heading3"/>
        <w:numPr>
          <w:ilvl w:val="1"/>
          <w:numId w:val="40"/>
        </w:numPr>
        <w:spacing w:before="0" w:after="80" w:line="276" w:lineRule="auto"/>
        <w:rPr>
          <w:sz w:val="22"/>
          <w:szCs w:val="22"/>
        </w:rPr>
        <w:pPrChange w:author="TKeppler" w:date="2026-06-15T10:44:00Z" w:id="231">
          <w:pPr>
            <w:pStyle w:val="Heading3"/>
            <w:numPr>
              <w:ilvl w:val="1"/>
              <w:numId w:val="26"/>
            </w:numPr>
            <w:spacing w:before="0" w:after="80" w:line="276" w:lineRule="auto"/>
            <w:ind w:left="360" w:hanging="360"/>
          </w:pPr>
        </w:pPrChange>
      </w:pPr>
      <w:ins w:author="ANGEL WESLEY" w:date="2026-06-09T19:48:00Z" w:id="232">
        <w:del w:author="Tess Keppler" w:date="2026-06-17T19:14:00Z" w:id="233">
          <w:r>
            <w:rPr>
              <w:sz w:val="22"/>
              <w:szCs w:val="22"/>
            </w:rPr>
            <w:delText>Use of Sub-processors</w:delText>
          </w:r>
        </w:del>
      </w:ins>
    </w:p>
    <w:p w:rsidR="009E7E07" w:rsidRDefault="00D4478F" w14:paraId="641812A6" w14:textId="77777777">
      <w:pPr>
        <w:pStyle w:val="ListParagraph"/>
        <w:numPr>
          <w:ilvl w:val="0"/>
          <w:numId w:val="28"/>
        </w:numPr>
        <w:spacing w:before="120" w:after="120" w:line="276" w:lineRule="auto"/>
        <w:contextualSpacing w:val="0"/>
        <w:jc w:val="both"/>
        <w:rPr/>
      </w:pPr>
      <w:ins w:author="ANGEL WESLEY" w:date="2026-06-09T19:48:00Z" w:id="235">
        <w:del w:author="Tess Keppler" w:date="2026-06-17T19:14:00Z" w:id="236">
          <w:r>
            <w:delText>The Processor shall not engage another processor (Sub-processor) without the prior specific or general written authorization of the Controller.</w:delText>
          </w:r>
        </w:del>
      </w:ins>
    </w:p>
    <w:p w:rsidR="009E7E07" w:rsidRDefault="00D4478F" w14:paraId="7088A6EA" w14:textId="77777777">
      <w:pPr>
        <w:pStyle w:val="ListParagraph"/>
        <w:numPr>
          <w:ilvl w:val="0"/>
          <w:numId w:val="28"/>
        </w:numPr>
        <w:spacing w:before="120" w:after="120" w:line="276" w:lineRule="auto"/>
        <w:contextualSpacing w:val="0"/>
        <w:jc w:val="both"/>
        <w:rPr/>
      </w:pPr>
      <w:ins w:author="ANGEL WESLEY" w:date="2026-06-09T19:48:00Z" w:id="238">
        <w:del w:author="Tess Keppler" w:date="2026-06-17T19:14:00Z" w:id="239">
          <w:r>
            <w:delText>Where the Processor engages a Sub-processor, it shall enter into a written contract imposing the same data protection obligations on the Sub-processor as those imposed on the Processor under these Clauses.</w:delText>
          </w:r>
        </w:del>
      </w:ins>
    </w:p>
    <w:p w:rsidR="009E7E07" w:rsidRDefault="00D4478F" w14:paraId="695E386D" w14:textId="364E2FB3">
      <w:pPr>
        <w:pStyle w:val="ListParagraph"/>
        <w:numPr>
          <w:ilvl w:val="0"/>
          <w:numId w:val="28"/>
        </w:numPr>
        <w:spacing w:before="120" w:after="120" w:line="276" w:lineRule="auto"/>
        <w:contextualSpacing w:val="0"/>
        <w:jc w:val="both"/>
        <w:rPr/>
      </w:pPr>
      <w:ins w:author="ANGEL WESLEY" w:date="2026-06-09T19:48:00Z" w:id="241">
        <w:del w:author="Tess Keppler" w:date="2026-06-17T19:14:00Z" w:id="242">
          <w:r>
            <w:delText>The Processor remains fully liable to the Controller for the performance of the Sub-processor’s data protection obligations.</w:delText>
          </w:r>
        </w:del>
      </w:ins>
    </w:p>
    <w:p w:rsidR="009E7E07" w:rsidRDefault="00D4478F" w14:paraId="5EA7ACAD" w14:textId="77777777">
      <w:pPr>
        <w:pStyle w:val="Heading3"/>
        <w:spacing w:before="0" w:after="80" w:line="276" w:lineRule="auto"/>
        <w:rPr>
          <w:sz w:val="22"/>
          <w:szCs w:val="22"/>
        </w:rPr>
      </w:pPr>
      <w:ins w:author="ANGEL WESLEY" w:date="2026-06-09T19:48:00Z" w:id="244">
        <w:del w:author="Tess Keppler" w:date="2026-06-17T19:14:00Z" w:id="245">
          <w:r>
            <w:rPr>
              <w:sz w:val="22"/>
              <w:szCs w:val="22"/>
            </w:rPr>
            <w:delText>3.5 International Transfers</w:delText>
          </w:r>
        </w:del>
      </w:ins>
    </w:p>
    <w:p w:rsidR="009E7E07" w:rsidRDefault="00D4478F" w14:paraId="61984515" w14:textId="2177BADC">
      <w:pPr>
        <w:spacing w:after="240" w:line="276" w:lineRule="auto"/>
        <w:jc w:val="both"/>
        <w:rPr/>
      </w:pPr>
      <w:ins w:author="ANGEL WESLEY" w:date="2026-06-09T19:48:00Z" w:id="247">
        <w:del w:author="Tess Keppler" w:date="2026-06-17T19:14:00Z" w:id="248">
          <w:r>
            <w:delText>Any transfer of Personal Data outside the ADGM to a third country or international organization shall only occur if the requirements of Part V of the DPR 2021 are met.</w:delText>
          </w:r>
        </w:del>
      </w:ins>
    </w:p>
    <w:p w:rsidR="009E7E07" w:rsidRDefault="00D4478F" w14:paraId="299F2779" w14:textId="77777777">
      <w:pPr>
        <w:pStyle w:val="Heading2"/>
        <w:spacing w:before="0" w:after="80" w:line="276" w:lineRule="auto"/>
        <w:rPr>
          <w:sz w:val="22"/>
          <w:szCs w:val="22"/>
        </w:rPr>
      </w:pPr>
      <w:ins w:author="ANGEL WESLEY" w:date="2026-06-09T19:48:00Z" w:id="250">
        <w:del w:author="Tess Keppler" w:date="2026-06-17T19:14:00Z" w:id="251">
          <w:r>
            <w:rPr>
              <w:sz w:val="22"/>
              <w:szCs w:val="22"/>
            </w:rPr>
            <w:delText>4. Assistance to the Controller</w:delText>
          </w:r>
        </w:del>
      </w:ins>
    </w:p>
    <w:p w:rsidR="009E7E07" w:rsidRDefault="00D4478F" w14:paraId="59BA1590" w14:textId="2CBE2D63">
      <w:pPr>
        <w:pStyle w:val="Heading3"/>
        <w:numPr>
          <w:ilvl w:val="1"/>
          <w:numId w:val="30"/>
        </w:numPr>
        <w:spacing w:before="0" w:after="80" w:line="276" w:lineRule="auto"/>
        <w:rPr>
          <w:sz w:val="22"/>
          <w:szCs w:val="22"/>
        </w:rPr>
      </w:pPr>
      <w:ins w:author="ANGEL WESLEY" w:date="2026-06-09T19:48:00Z" w:id="253">
        <w:del w:author="Tess Keppler" w:date="2026-06-17T19:14:00Z" w:id="254">
          <w:r>
            <w:rPr>
              <w:sz w:val="22"/>
              <w:szCs w:val="22"/>
            </w:rPr>
            <w:delText>Data Subject Rights</w:delText>
          </w:r>
        </w:del>
      </w:ins>
    </w:p>
    <w:p w:rsidR="009E7E07" w:rsidRDefault="00D4478F" w14:paraId="63C9C6C7" w14:textId="46F81EB8">
      <w:pPr>
        <w:pStyle w:val="ListParagraph"/>
        <w:numPr>
          <w:ilvl w:val="0"/>
          <w:numId w:val="29"/>
        </w:numPr>
        <w:spacing w:before="120" w:after="120" w:line="276" w:lineRule="auto"/>
        <w:contextualSpacing w:val="0"/>
        <w:jc w:val="both"/>
        <w:rPr/>
      </w:pPr>
      <w:ins w:author="ANGEL WESLEY" w:date="2026-06-09T19:48:00Z" w:id="256">
        <w:del w:author="Tess Keppler" w:date="2026-06-17T19:14:00Z" w:id="257">
          <w:r>
            <w:delText>Taking into account the nature of the processing, the Processor shall assist the Controller by appropriate technical and organizational measures, insofar as this is possible, for the fulfilment of the Controller’s obligation to respond to requests for exercising the Data Subjects' rights laid down in Part III of the DPR 2021 (including rights of access, correction, erasure, and restriction).</w:delText>
          </w:r>
        </w:del>
      </w:ins>
    </w:p>
    <w:p w:rsidR="009E7E07" w:rsidRDefault="00D4478F" w14:paraId="12927C32" w14:textId="3A40D21F">
      <w:pPr>
        <w:pStyle w:val="ListParagraph"/>
        <w:numPr>
          <w:ilvl w:val="0"/>
          <w:numId w:val="29"/>
        </w:numPr>
        <w:spacing w:before="120" w:after="120" w:line="276" w:lineRule="auto"/>
        <w:contextualSpacing w:val="0"/>
        <w:jc w:val="both"/>
        <w:rPr/>
      </w:pPr>
      <w:ins w:author="ANGEL WESLEY" w:date="2026-06-09T19:48:00Z" w:id="259">
        <w:del w:author="Tess Keppler" w:date="2026-06-17T19:14:00Z" w:id="260">
          <w:r>
            <w:delText>The Processor shall promptly notify the Controller if it receives a request directly from a Data Subject and shall not respond directly unless expressly authorized.</w:delText>
          </w:r>
        </w:del>
      </w:ins>
    </w:p>
    <w:p w:rsidR="009E7E07" w:rsidRDefault="00D4478F" w14:paraId="18B34EF3" w14:textId="77777777">
      <w:pPr>
        <w:pStyle w:val="Heading3"/>
        <w:spacing w:before="0" w:after="80" w:line="276" w:lineRule="auto"/>
        <w:rPr>
          <w:sz w:val="22"/>
          <w:szCs w:val="22"/>
        </w:rPr>
      </w:pPr>
      <w:ins w:author="ANGEL WESLEY" w:date="2026-06-09T19:48:00Z" w:id="262">
        <w:del w:author="Tess Keppler" w:date="2026-06-17T19:14:00Z" w:id="263">
          <w:r>
            <w:rPr>
              <w:sz w:val="22"/>
              <w:szCs w:val="22"/>
            </w:rPr>
            <w:delText>4.2 Security and Regulatory Compliance</w:delText>
          </w:r>
        </w:del>
      </w:ins>
    </w:p>
    <w:p w:rsidR="009E7E07" w:rsidRDefault="00D4478F" w14:paraId="31E89060" w14:textId="77777777">
      <w:pPr>
        <w:spacing w:after="240" w:line="276" w:lineRule="auto"/>
        <w:rPr/>
      </w:pPr>
      <w:ins w:author="ANGEL WESLEY" w:date="2026-06-09T19:48:00Z" w:id="265">
        <w:del w:author="Tess Keppler" w:date="2026-06-17T19:14:00Z" w:id="266">
          <w:r>
            <w:delText>The Processor shall assist the Controller in ensuring compliance with obligations regarding:</w:delText>
          </w:r>
        </w:del>
      </w:ins>
    </w:p>
    <w:p w:rsidR="009E7E07" w:rsidRDefault="00D4478F" w14:paraId="6ED6A9C8" w14:textId="77777777">
      <w:pPr>
        <w:pStyle w:val="ListParagraph"/>
        <w:numPr>
          <w:ilvl w:val="0"/>
          <w:numId w:val="31"/>
        </w:numPr>
        <w:spacing w:before="120" w:after="120" w:line="276" w:lineRule="auto"/>
        <w:contextualSpacing w:val="0"/>
        <w:jc w:val="both"/>
        <w:rPr/>
      </w:pPr>
      <w:ins w:author="ANGEL WESLEY" w:date="2026-06-09T19:48:00Z" w:id="268">
        <w:del w:author="Tess Keppler" w:date="2026-06-17T19:14:00Z" w:id="269">
          <w:r>
            <w:delText>The security of processing activities.</w:delText>
          </w:r>
        </w:del>
      </w:ins>
    </w:p>
    <w:p w:rsidR="009E7E07" w:rsidRDefault="00D4478F" w14:paraId="3FBFAB8C" w14:textId="77777777">
      <w:pPr>
        <w:pStyle w:val="ListParagraph"/>
        <w:numPr>
          <w:ilvl w:val="0"/>
          <w:numId w:val="31"/>
        </w:numPr>
        <w:spacing w:before="120" w:after="120" w:line="276" w:lineRule="auto"/>
        <w:contextualSpacing w:val="0"/>
        <w:jc w:val="both"/>
        <w:rPr/>
      </w:pPr>
      <w:ins w:author="ANGEL WESLEY" w:date="2026-06-09T19:48:00Z" w:id="271">
        <w:del w:author="Tess Keppler" w:date="2026-06-17T19:14:00Z" w:id="272">
          <w:r>
            <w:delText>The execution of Data Protection Impact Assessments (DPIAs) when high-risk processing operations are proposed.</w:delText>
          </w:r>
        </w:del>
      </w:ins>
    </w:p>
    <w:p w:rsidR="009E7E07" w:rsidRDefault="00D4478F" w14:paraId="4A18F3D3" w14:textId="1DCC3FFE">
      <w:pPr>
        <w:pStyle w:val="ListParagraph"/>
        <w:numPr>
          <w:ilvl w:val="0"/>
          <w:numId w:val="31"/>
        </w:numPr>
        <w:spacing w:before="120" w:after="240" w:line="276" w:lineRule="auto"/>
        <w:contextualSpacing w:val="0"/>
        <w:jc w:val="both"/>
        <w:rPr/>
      </w:pPr>
      <w:ins w:author="ANGEL WESLEY" w:date="2026-06-09T19:48:00Z" w:id="274">
        <w:del w:author="Tess Keppler" w:date="2026-06-17T19:14:00Z" w:id="275">
          <w:r>
            <w:delText>Prior consultation with the ADGM Commissioner of Data Protection where required.</w:delText>
          </w:r>
        </w:del>
      </w:ins>
    </w:p>
    <w:p w:rsidR="009E7E07" w:rsidRDefault="00D4478F" w14:paraId="3A4ED539" w14:textId="3514F9AD">
      <w:pPr>
        <w:pStyle w:val="Heading2"/>
        <w:spacing w:before="0" w:after="80" w:line="276" w:lineRule="auto"/>
        <w:rPr>
          <w:b w:val="0"/>
          <w:bCs w:val="0"/>
          <w:sz w:val="22"/>
          <w:szCs w:val="22"/>
        </w:rPr>
      </w:pPr>
      <w:ins w:author="ANGEL WESLEY" w:date="2026-06-09T19:48:00Z" w:id="277">
        <w:del w:author="Tess Keppler" w:date="2026-06-17T19:14:00Z" w:id="278">
          <w:r>
            <w:rPr>
              <w:b w:val="0"/>
              <w:bCs w:val="0"/>
              <w:sz w:val="22"/>
              <w:szCs w:val="22"/>
            </w:rPr>
            <w:delText xml:space="preserve">5. </w:delText>
          </w:r>
          <w:r>
            <w:rPr>
              <w:b w:val="0"/>
              <w:bCs w:val="0"/>
              <w:sz w:val="22"/>
              <w:szCs w:val="22"/>
            </w:rPr>
            <w:tab/>
          </w:r>
          <w:r>
            <w:rPr>
              <w:b w:val="0"/>
              <w:bCs w:val="0"/>
              <w:sz w:val="22"/>
              <w:szCs w:val="22"/>
              <w:u w:val="single"/>
            </w:rPr>
            <w:delText>Personal Data Breach Notification</w:delText>
          </w:r>
          <w:r>
            <w:rPr>
              <w:b w:val="0"/>
              <w:bCs w:val="0"/>
              <w:sz w:val="22"/>
              <w:szCs w:val="22"/>
            </w:rPr>
            <w:delText>.</w:delText>
          </w:r>
        </w:del>
      </w:ins>
    </w:p>
    <w:p w:rsidR="009E7E07" w:rsidRDefault="00D4478F" w14:paraId="7D56B0F0" w14:textId="60E321E2">
      <w:pPr>
        <w:spacing w:after="240" w:line="276" w:lineRule="auto"/>
        <w:rPr/>
      </w:pPr>
      <w:ins w:author="ANGEL WESLEY" w:date="2026-06-09T19:48:00Z" w:id="280">
        <w:del w:author="Tess Keppler" w:date="2026-06-17T19:14:00Z" w:id="281">
          <w:r>
            <w:delText xml:space="preserve">5.1. In the event of a Personal Data Breach involving data processed on behalf of the Controller, the Processor shall notify the Controller without undue delay after becoming aware of the breach and in case no more than 48 hours after the breach </w:delText>
          </w:r>
        </w:del>
        <w:del w:author="TKeppler" w:date="2026-06-15T10:43:00Z" w:id="282">
          <w:r>
            <w:delText>has occurred</w:delText>
          </w:r>
        </w:del>
      </w:ins>
      <w:ins w:author="TKeppler" w:date="2026-06-15T10:43:00Z" w:id="283">
        <w:del w:author="Tess Keppler" w:date="2026-06-17T19:14:00Z" w:id="284">
          <w:r>
            <w:delText>was discovered</w:delText>
          </w:r>
        </w:del>
      </w:ins>
      <w:ins w:author="ANGEL WESLEY" w:date="2026-06-09T19:48:00Z" w:id="285">
        <w:del w:author="Tess Keppler" w:date="2026-06-17T19:14:00Z" w:id="286">
          <w:r>
            <w:delText>.</w:delText>
          </w:r>
        </w:del>
      </w:ins>
    </w:p>
    <w:p w:rsidR="009E7E07" w:rsidRDefault="00D4478F" w14:paraId="01CEE11A" w14:textId="77777777">
      <w:pPr>
        <w:spacing w:after="240" w:line="276" w:lineRule="auto"/>
        <w:rPr/>
      </w:pPr>
      <w:ins w:author="ANGEL WESLEY" w:date="2026-06-09T19:48:00Z" w:id="288">
        <w:del w:author="Tess Keppler" w:date="2026-06-17T19:14:00Z" w:id="289">
          <w:r>
            <w:delText>5.2. The notification must, at a minimum, include:</w:delText>
          </w:r>
        </w:del>
      </w:ins>
    </w:p>
    <w:p w:rsidR="009E7E07" w:rsidRDefault="00D4478F" w14:paraId="16B1CF32" w14:textId="77777777">
      <w:pPr>
        <w:pStyle w:val="ListParagraph"/>
        <w:numPr>
          <w:ilvl w:val="0"/>
          <w:numId w:val="32"/>
        </w:numPr>
        <w:spacing w:before="120" w:after="120" w:line="276" w:lineRule="auto"/>
        <w:contextualSpacing w:val="0"/>
        <w:jc w:val="both"/>
        <w:rPr/>
      </w:pPr>
      <w:ins w:author="ANGEL WESLEY" w:date="2026-06-09T19:48:00Z" w:id="291">
        <w:del w:author="Tess Keppler" w:date="2026-06-17T19:14:00Z" w:id="292">
          <w:r>
            <w:delText>A description of the nature of the breach, including the categories and approximate number of data subjects and records concerned.</w:delText>
          </w:r>
        </w:del>
      </w:ins>
    </w:p>
    <w:p w:rsidR="009E7E07" w:rsidRDefault="00D4478F" w14:paraId="31E9A0F6" w14:textId="77777777">
      <w:pPr>
        <w:pStyle w:val="ListParagraph"/>
        <w:numPr>
          <w:ilvl w:val="0"/>
          <w:numId w:val="32"/>
        </w:numPr>
        <w:spacing w:before="120" w:after="120" w:line="276" w:lineRule="auto"/>
        <w:contextualSpacing w:val="0"/>
        <w:jc w:val="both"/>
        <w:rPr/>
      </w:pPr>
      <w:ins w:author="ANGEL WESLEY" w:date="2026-06-09T19:48:00Z" w:id="294">
        <w:del w:author="Tess Keppler" w:date="2026-06-17T19:14:00Z" w:id="295">
          <w:r>
            <w:delText>The name and contact details of the Data Protection Officer (DPO) or other contact point.</w:delText>
          </w:r>
        </w:del>
      </w:ins>
    </w:p>
    <w:p w:rsidR="009E7E07" w:rsidRDefault="00D4478F" w14:paraId="44A6107D" w14:textId="542F33F8">
      <w:pPr>
        <w:pStyle w:val="ListParagraph"/>
        <w:numPr>
          <w:ilvl w:val="0"/>
          <w:numId w:val="32"/>
        </w:numPr>
        <w:spacing w:before="120" w:after="240" w:line="276" w:lineRule="auto"/>
        <w:contextualSpacing w:val="0"/>
        <w:jc w:val="both"/>
        <w:rPr/>
      </w:pPr>
      <w:ins w:author="ANGEL WESLEY" w:date="2026-06-09T19:48:00Z" w:id="297">
        <w:del w:author="Tess Keppler" w:date="2026-06-17T19:14:00Z" w:id="298">
          <w:r>
            <w:delText>The likely consequences of the breach and the mitigation measures taken or proposed.</w:delText>
          </w:r>
        </w:del>
      </w:ins>
    </w:p>
    <w:p w:rsidR="009E7E07" w:rsidRDefault="00D4478F" w14:paraId="31D370B7" w14:textId="0300AE54">
      <w:pPr>
        <w:pStyle w:val="Heading2"/>
        <w:spacing w:before="0" w:after="80" w:line="276" w:lineRule="auto"/>
        <w:rPr>
          <w:b w:val="0"/>
          <w:bCs w:val="0"/>
          <w:sz w:val="22"/>
          <w:szCs w:val="22"/>
        </w:rPr>
      </w:pPr>
      <w:ins w:author="ANGEL WESLEY" w:date="2026-06-09T19:48:00Z" w:id="300">
        <w:del w:author="Tess Keppler" w:date="2026-06-17T19:14:00Z" w:id="301">
          <w:r>
            <w:rPr>
              <w:b w:val="0"/>
              <w:bCs w:val="0"/>
              <w:sz w:val="22"/>
              <w:szCs w:val="22"/>
            </w:rPr>
            <w:delText xml:space="preserve">6. </w:delText>
          </w:r>
          <w:r>
            <w:rPr>
              <w:b w:val="0"/>
              <w:bCs w:val="0"/>
              <w:sz w:val="22"/>
              <w:szCs w:val="22"/>
            </w:rPr>
            <w:tab/>
          </w:r>
          <w:r>
            <w:rPr>
              <w:b w:val="0"/>
              <w:bCs w:val="0"/>
              <w:sz w:val="22"/>
              <w:szCs w:val="22"/>
              <w:u w:val="single"/>
            </w:rPr>
            <w:delText>Deletion or Return of Personal Data</w:delText>
          </w:r>
          <w:r>
            <w:rPr>
              <w:b w:val="0"/>
              <w:bCs w:val="0"/>
              <w:sz w:val="22"/>
              <w:szCs w:val="22"/>
            </w:rPr>
            <w:delText>.</w:delText>
          </w:r>
        </w:del>
      </w:ins>
    </w:p>
    <w:p w:rsidR="009E7E07" w:rsidRDefault="00D4478F" w14:paraId="1797E623" w14:textId="77777777">
      <w:pPr>
        <w:spacing w:after="240" w:line="276" w:lineRule="auto"/>
        <w:jc w:val="both"/>
        <w:rPr/>
      </w:pPr>
      <w:ins w:author="ANGEL WESLEY" w:date="2026-06-09T19:48:00Z" w:id="303">
        <w:del w:author="Tess Keppler" w:date="2026-06-17T19:14:00Z" w:id="304">
          <w:r>
            <w:delText>Upon termination of the Agreement, or at the choice of the Controller, the Processor shall delete or return all Personal Data to the Controller and delete existing copies unless applicable law requires the continued retention of that Personal Data.</w:delText>
          </w:r>
        </w:del>
      </w:ins>
    </w:p>
    <w:p w:rsidR="009E7E07" w:rsidRDefault="00D4478F" w14:paraId="39649565" w14:textId="3B517B4B">
      <w:pPr>
        <w:pStyle w:val="Heading2"/>
        <w:spacing w:before="0" w:after="80" w:line="276" w:lineRule="auto"/>
        <w:rPr>
          <w:b w:val="0"/>
          <w:bCs w:val="0"/>
          <w:sz w:val="22"/>
          <w:szCs w:val="22"/>
        </w:rPr>
      </w:pPr>
      <w:ins w:author="ANGEL WESLEY" w:date="2026-06-09T19:48:00Z" w:id="306">
        <w:del w:author="Tess Keppler" w:date="2026-06-17T19:14:00Z" w:id="307">
          <w:r>
            <w:rPr>
              <w:b w:val="0"/>
              <w:bCs w:val="0"/>
              <w:sz w:val="22"/>
              <w:szCs w:val="22"/>
            </w:rPr>
            <w:delText xml:space="preserve">7. </w:delText>
          </w:r>
          <w:r>
            <w:rPr>
              <w:b w:val="0"/>
              <w:bCs w:val="0"/>
              <w:sz w:val="22"/>
              <w:szCs w:val="22"/>
            </w:rPr>
            <w:tab/>
          </w:r>
          <w:r>
            <w:rPr>
              <w:b w:val="0"/>
              <w:bCs w:val="0"/>
              <w:sz w:val="22"/>
              <w:szCs w:val="22"/>
              <w:u w:val="single"/>
            </w:rPr>
            <w:delText>Audits and Inspections</w:delText>
          </w:r>
          <w:r>
            <w:rPr>
              <w:b w:val="0"/>
              <w:bCs w:val="0"/>
              <w:sz w:val="22"/>
              <w:szCs w:val="22"/>
            </w:rPr>
            <w:delText>.</w:delText>
          </w:r>
        </w:del>
      </w:ins>
    </w:p>
    <w:p w:rsidR="009E7E07" w:rsidRDefault="00D4478F" w14:paraId="19C76F68" w14:textId="3460D944">
      <w:pPr>
        <w:spacing w:before="120" w:after="240" w:line="276" w:lineRule="auto"/>
        <w:jc w:val="both"/>
        <w:rPr/>
      </w:pPr>
      <w:ins w:author="ANGEL WESLEY" w:date="2026-06-09T19:48:00Z" w:id="309">
        <w:del w:author="Tess Keppler" w:date="2026-06-17T19:14:00Z" w:id="310">
          <w:r>
            <w:delText>The Processor shall make available to the Controller all information necessary to demonstrate compliance with the obligations laid down in Section 26 of the DPR 2021. Subject to the limitations set out in Section 7 of the Agreement, the Processor shall allow for and contribute to audits, including inspections, conducted by the Controller or another auditor mandated by the Controller, particularly where required for regulatory compliance.</w:delText>
          </w:r>
        </w:del>
      </w:ins>
    </w:p>
    <w:p w:rsidR="009E7E07" w:rsidRDefault="00D4478F" w14:paraId="1309ADF1" w14:textId="43C3E362">
      <w:pPr>
        <w:pStyle w:val="Heading3"/>
        <w:spacing w:before="0" w:after="80" w:line="276" w:lineRule="auto"/>
        <w:rPr>
          <w:b w:val="0"/>
          <w:bCs w:val="0"/>
          <w:sz w:val="22"/>
          <w:szCs w:val="22"/>
        </w:rPr>
      </w:pPr>
      <w:ins w:author="ANGEL WESLEY" w:date="2026-06-09T19:48:00Z" w:id="312">
        <w:del w:author="Tess Keppler" w:date="2026-06-17T19:14:00Z" w:id="313">
          <w:r>
            <w:rPr>
              <w:b w:val="0"/>
              <w:bCs w:val="0"/>
              <w:sz w:val="22"/>
              <w:szCs w:val="22"/>
            </w:rPr>
            <w:delText xml:space="preserve">8.  </w:delText>
          </w:r>
          <w:r>
            <w:rPr>
              <w:b w:val="0"/>
              <w:bCs w:val="0"/>
              <w:sz w:val="22"/>
              <w:szCs w:val="22"/>
            </w:rPr>
            <w:tab/>
          </w:r>
          <w:r>
            <w:rPr>
              <w:b w:val="0"/>
              <w:bCs w:val="0"/>
              <w:sz w:val="22"/>
              <w:szCs w:val="22"/>
              <w:u w:val="single"/>
            </w:rPr>
            <w:delText>Description of the Processing</w:delText>
          </w:r>
          <w:r>
            <w:rPr>
              <w:b w:val="0"/>
              <w:bCs w:val="0"/>
              <w:sz w:val="22"/>
              <w:szCs w:val="22"/>
            </w:rPr>
            <w:delText>.</w:delText>
          </w:r>
        </w:del>
      </w:ins>
    </w:p>
    <w:p w:rsidR="009E7E07" w:rsidRDefault="00D4478F" w14:paraId="7562C320" w14:textId="12EC5881">
      <w:pPr>
        <w:pStyle w:val="ListParagraph"/>
        <w:numPr>
          <w:ilvl w:val="1"/>
          <w:numId w:val="35"/>
        </w:numPr>
        <w:spacing w:after="240" w:line="276" w:lineRule="auto"/>
        <w:ind w:right="600"/>
        <w:rPr>
          <w:b/>
          <w:bCs/>
        </w:rPr>
      </w:pPr>
      <w:ins w:author="ANGEL WESLEY" w:date="2026-06-09T19:48:00Z" w:id="315">
        <w:del w:author="Tess Keppler" w:date="2026-06-17T19:14:00Z" w:id="316">
          <w:r>
            <w:rPr>
              <w:b/>
              <w:bCs/>
            </w:rPr>
            <w:delText>Categories of Data Subjects</w:delText>
          </w:r>
        </w:del>
      </w:ins>
    </w:p>
    <w:p w:rsidR="009E7E07" w:rsidRDefault="00D4478F" w14:paraId="1637F7D9" w14:textId="77777777">
      <w:pPr>
        <w:pStyle w:val="ListParagraph"/>
        <w:numPr>
          <w:ilvl w:val="0"/>
          <w:numId w:val="34"/>
        </w:numPr>
        <w:spacing w:before="120" w:after="120" w:line="276" w:lineRule="auto"/>
        <w:ind w:left="1080" w:right="605"/>
        <w:contextualSpacing w:val="0"/>
        <w:rPr/>
      </w:pPr>
      <w:ins w:author="ANGEL WESLEY" w:date="2026-06-09T19:48:00Z" w:id="318">
        <w:del w:author="Tess Keppler" w:date="2026-06-17T19:14:00Z" w:id="319">
          <w:r>
            <w:delText>Applicants and customers of Mal Digital Ltd (cardholders, corporate officers, Ultimate Beneficial Owners).</w:delText>
          </w:r>
        </w:del>
      </w:ins>
    </w:p>
    <w:p w:rsidR="009E7E07" w:rsidRDefault="00D4478F" w14:paraId="2430C8D2" w14:textId="3B67BFDB">
      <w:pPr>
        <w:pStyle w:val="ListParagraph"/>
        <w:numPr>
          <w:ilvl w:val="0"/>
          <w:numId w:val="34"/>
        </w:numPr>
        <w:spacing w:before="120" w:after="120" w:line="276" w:lineRule="auto"/>
        <w:ind w:left="1080" w:right="605"/>
        <w:contextualSpacing w:val="0"/>
        <w:rPr/>
      </w:pPr>
      <w:ins w:author="ANGEL WESLEY" w:date="2026-06-09T19:48:00Z" w:id="321">
        <w:del w:author="Tess Keppler" w:date="2026-06-17T19:14:00Z" w:id="322">
          <w:r>
            <w:delText>Authorized personnel, staff, and representatives of the Controller.</w:delText>
          </w:r>
        </w:del>
      </w:ins>
    </w:p>
    <w:p w:rsidR="009E7E07" w:rsidRDefault="00D4478F" w14:paraId="7E94D988" w14:textId="5CD282AF">
      <w:pPr>
        <w:spacing w:after="240" w:line="276" w:lineRule="auto"/>
        <w:ind w:right="600"/>
        <w:rPr>
          <w:b/>
          <w:bCs/>
        </w:rPr>
      </w:pPr>
      <w:ins w:author="ANGEL WESLEY" w:date="2026-06-09T19:48:00Z" w:id="324">
        <w:del w:author="Tess Keppler" w:date="2026-06-17T19:14:00Z" w:id="325">
          <w:r>
            <w:rPr>
              <w:b/>
              <w:bCs/>
            </w:rPr>
            <w:delText>8.2 Types of Personal Data</w:delText>
          </w:r>
        </w:del>
      </w:ins>
    </w:p>
    <w:p w:rsidR="009E7E07" w:rsidRDefault="00D4478F" w14:paraId="2F6A2DEB" w14:textId="77777777">
      <w:pPr>
        <w:pStyle w:val="ListParagraph"/>
        <w:numPr>
          <w:ilvl w:val="0"/>
          <w:numId w:val="36"/>
        </w:numPr>
        <w:spacing w:before="120" w:after="120" w:line="276" w:lineRule="auto"/>
        <w:ind w:left="1080" w:right="605"/>
        <w:contextualSpacing w:val="0"/>
        <w:jc w:val="both"/>
        <w:rPr/>
      </w:pPr>
      <w:ins w:author="ANGEL WESLEY" w:date="2026-06-09T19:48:00Z" w:id="327">
        <w:del w:author="Tess Keppler" w:date="2026-06-17T19:14:00Z" w:id="328">
          <w:r>
            <w:delText>Identity data (Full name, date of birth, nationality, national ID/passport numbers, photographs).</w:delText>
          </w:r>
        </w:del>
      </w:ins>
    </w:p>
    <w:p w:rsidR="009E7E07" w:rsidRDefault="00D4478F" w14:paraId="17705F6C" w14:textId="77777777">
      <w:pPr>
        <w:pStyle w:val="ListParagraph"/>
        <w:numPr>
          <w:ilvl w:val="0"/>
          <w:numId w:val="36"/>
        </w:numPr>
        <w:spacing w:before="120" w:after="120" w:line="276" w:lineRule="auto"/>
        <w:ind w:left="1080" w:right="605"/>
        <w:contextualSpacing w:val="0"/>
        <w:jc w:val="both"/>
        <w:rPr/>
      </w:pPr>
      <w:ins w:author="ANGEL WESLEY" w:date="2026-06-09T19:48:00Z" w:id="330">
        <w:del w:author="Tess Keppler" w:date="2026-06-17T19:14:00Z" w:id="331">
          <w:r>
            <w:delText>Contact data (Email address, telephone number, residential/business address).</w:delText>
          </w:r>
        </w:del>
      </w:ins>
    </w:p>
    <w:p w:rsidR="009E7E07" w:rsidRDefault="00D4478F" w14:paraId="4D097DE9" w14:textId="77777777">
      <w:pPr>
        <w:pStyle w:val="ListParagraph"/>
        <w:numPr>
          <w:ilvl w:val="0"/>
          <w:numId w:val="36"/>
        </w:numPr>
        <w:spacing w:before="120" w:after="120" w:line="276" w:lineRule="auto"/>
        <w:ind w:left="1080" w:right="605"/>
        <w:contextualSpacing w:val="0"/>
        <w:jc w:val="both"/>
        <w:rPr/>
      </w:pPr>
      <w:ins w:author="ANGEL WESLEY" w:date="2026-06-09T19:48:00Z" w:id="333">
        <w:del w:author="Tess Keppler" w:date="2026-06-17T19:14:00Z" w:id="334">
          <w:r>
            <w:delText>Financial and Transaction Data (Card numbers, token IDs, transaction amounts, timestamps, merchant data, funding resource details).</w:delText>
          </w:r>
        </w:del>
      </w:ins>
    </w:p>
    <w:p w:rsidR="009E7E07" w:rsidRDefault="00D4478F" w14:paraId="00303F05" w14:textId="77777777">
      <w:pPr>
        <w:pStyle w:val="ListParagraph"/>
        <w:numPr>
          <w:ilvl w:val="0"/>
          <w:numId w:val="36"/>
        </w:numPr>
        <w:spacing w:before="120" w:after="120" w:line="276" w:lineRule="auto"/>
        <w:ind w:left="1080" w:right="605"/>
        <w:contextualSpacing w:val="0"/>
        <w:jc w:val="both"/>
        <w:rPr/>
      </w:pPr>
      <w:ins w:author="ANGEL WESLEY" w:date="2026-06-09T19:48:00Z" w:id="336">
        <w:del w:author="Tess Keppler" w:date="2026-06-17T19:14:00Z" w:id="337">
          <w:r>
            <w:delText>Due Diligence / Compliance Data (KYC/KYB check results, source of funds documentation, anti-money laundering risk categories).</w:delText>
          </w:r>
        </w:del>
      </w:ins>
    </w:p>
    <w:p w:rsidR="009E7E07" w:rsidRDefault="00D4478F" w14:paraId="55EE6175" w14:textId="4FDFEEA1">
      <w:pPr>
        <w:spacing w:after="240" w:line="276" w:lineRule="auto"/>
        <w:ind w:right="600"/>
        <w:rPr>
          <w:b/>
          <w:bCs/>
        </w:rPr>
      </w:pPr>
      <w:ins w:author="ANGEL WESLEY" w:date="2026-06-09T19:48:00Z" w:id="339">
        <w:del w:author="Tess Keppler" w:date="2026-06-17T19:14:00Z" w:id="340">
          <w:r>
            <w:rPr>
              <w:b/>
              <w:bCs/>
            </w:rPr>
            <w:delText>8.3 Nature and Purpose of Processing</w:delText>
          </w:r>
        </w:del>
      </w:ins>
    </w:p>
    <w:p w:rsidR="009E7E07" w:rsidRDefault="00D4478F" w14:paraId="351D99A7" w14:textId="77777777">
      <w:pPr>
        <w:spacing w:after="240" w:line="276" w:lineRule="auto"/>
        <w:ind w:right="600"/>
        <w:jc w:val="both"/>
        <w:rPr/>
      </w:pPr>
      <w:ins w:author="ANGEL WESLEY" w:date="2026-06-09T19:48:00Z" w:id="342">
        <w:del w:author="Tess Keppler" w:date="2026-06-17T19:14:00Z" w:id="343">
          <w:r>
            <w:delText>Processing is conducted to provision corporate card accounts, facilitate card networks authorization, process settlement schedules, verify consumer identity for regulatory compliance, handle dispute resolution, and manage platform support under the Agreement.</w:delText>
          </w:r>
        </w:del>
      </w:ins>
    </w:p>
    <w:p w:rsidR="009E7E07" w:rsidRDefault="009E7E07" w14:paraId="4B9C5CDB" w14:textId="77777777">
      <w:pPr>
        <w:pBdr>
          <w:top w:val="none" w:color="000000" w:sz="4" w:space="0"/>
          <w:left w:val="none" w:color="000000" w:sz="4" w:space="0"/>
          <w:bottom w:val="none" w:color="000000" w:sz="4" w:space="0"/>
          <w:right w:val="none" w:color="000000" w:sz="4" w:space="0"/>
          <w:between w:val="none" w:color="000000" w:sz="4" w:space="0"/>
        </w:pBdr>
        <w:spacing w:line="275" w:lineRule="auto"/>
        <w:rPr>
          <w:i/>
          <w:iCs/>
        </w:rPr>
      </w:pPr>
    </w:p>
    <w:p w:rsidR="009E7E07" w:rsidRDefault="009E7E07" w14:paraId="48A31872" w14:textId="77777777">
      <w:pPr>
        <w:pBdr>
          <w:top w:val="none" w:color="000000" w:sz="4" w:space="0"/>
          <w:left w:val="none" w:color="000000" w:sz="4" w:space="0"/>
          <w:bottom w:val="none" w:color="000000" w:sz="4" w:space="0"/>
          <w:right w:val="none" w:color="000000" w:sz="4" w:space="0"/>
          <w:between w:val="none" w:color="000000" w:sz="4" w:space="0"/>
        </w:pBdr>
        <w:spacing w:line="275" w:lineRule="auto"/>
        <w:rPr>
          <w:i/>
          <w:iCs/>
          <w:color w:val="000000"/>
        </w:rPr>
      </w:pPr>
    </w:p>
    <w:p w:rsidR="009E7E07" w:rsidRDefault="00D4478F" w14:paraId="33EDB3EB" w14:textId="77777777">
      <w:pPr>
        <w:pBdr>
          <w:top w:val="none" w:color="000000" w:sz="4" w:space="0"/>
          <w:left w:val="none" w:color="000000" w:sz="4" w:space="0"/>
          <w:bottom w:val="none" w:color="000000" w:sz="4" w:space="0"/>
          <w:right w:val="none" w:color="000000" w:sz="4" w:space="0"/>
          <w:between w:val="none" w:color="000000" w:sz="4" w:space="0"/>
        </w:pBdr>
        <w:spacing w:after="225" w:line="275" w:lineRule="auto"/>
        <w:rPr>
          <w:i/>
          <w:iCs/>
          <w:color w:val="000000"/>
        </w:rPr>
      </w:pPr>
      <w:ins w:author="ANGEL WESLEY" w:date="2026-06-09T19:48:00Z" w:id="347">
        <w:del w:author="Tess Keppler" w:date="2026-06-17T19:14:00Z" w:id="348">
          <w:r>
            <w:rPr>
              <w:noProof/>
            </w:rPr>
            <mc:AlternateContent>
              <mc:Choice Requires="wpg">
                <w:drawing>
                  <wp:inline distT="0" distB="0" distL="0" distR="0" wp14:anchorId="1A95CA78" wp14:editId="7F851F4D">
                    <wp:extent cx="5943600" cy="635"/>
                    <wp:effectExtent l="0" t="0" r="0" b="0"/>
                    <wp:docPr id="4" name="_x0000_i1030"/>
                    <wp:cNvGraphicFramePr/>
                    <a:graphic xmlns:a="http://schemas.openxmlformats.org/drawingml/2006/main">
                      <a:graphicData uri="http://schemas.microsoft.com/office/word/2010/wordprocessingShape">
                        <wps:wsp>
                          <wps:cNvSpPr/>
                          <wps:spPr bwMode="auto">
                            <a:xfrm>
                              <a:off x="0" y="0"/>
                              <a:ext cx="5943600" cy="635"/>
                            </a:xfrm>
                            <a:prstGeom prst="rect">
                              <a:avLst/>
                            </a:prstGeom>
                            <a:solidFill>
                              <a:srgbClr val="A0A0A0"/>
                            </a:solidFill>
                            <a:ln>
                              <a:noFill/>
                            </a:ln>
                          </wps:spPr>
                          <wps:bodyPr rot="0">
                            <a:prstTxWarp prst="textNoShape">
                              <a:avLst/>
                            </a:prstTxWarp>
                            <a:noAutofit/>
                          </wps:bodyPr>
                        </wps:wsp>
                      </a:graphicData>
                    </a:graphic>
                  </wp:inline>
                </w:drawing>
              </mc:Choice>
              <mc:Fallback xmlns:a="http://schemas.openxmlformats.org/drawingml/2006/main">
                <w:pict>
                  <v:shape id="shape 3" style="width:468.00pt;height:0.05pt;mso-wrap-distance-left:0.00pt;mso-wrap-distance-top:0.00pt;mso-wrap-distance-right:0.00pt;mso-wrap-distance-bottom:0.00pt;visibility:visible;" o:spid="_x0000_s3" fillcolor="#A0A0A0" stroked="f" o:spt="1" type="#_x0000_t1"/>
                </w:pict>
              </mc:Fallback>
            </mc:AlternateContent>
          </w:r>
        </w:del>
      </w:ins>
    </w:p>
    <w:p w:rsidR="009E7E07" w:rsidRDefault="00D4478F" w14:paraId="0A73153D" w14:textId="77777777">
      <w:pPr>
        <w:rPr>
          <w:b/>
          <w:bCs/>
          <w:sz w:val="32"/>
          <w:szCs w:val="32"/>
        </w:rPr>
      </w:pPr>
      <w:ins w:author="ANGEL WESLEY" w:date="2026-06-09T19:48:00Z" w:id="350">
        <w:r>
          <w:rPr>
            <w:sz w:val="32"/>
            <w:szCs w:val="32"/>
          </w:rPr>
          <w:br w:type="page" w:clear="all"/>
        </w:r>
      </w:ins>
    </w:p>
    <w:p w:rsidR="009E7E07" w:rsidRDefault="00D4478F" w14:paraId="6AE2C36E" w14:textId="12F6359A">
      <w:pPr>
        <w:pStyle w:val="Heading2"/>
        <w:spacing w:line="275" w:lineRule="auto"/>
        <w:rPr>
          <w:color w:val="000000"/>
          <w:sz w:val="32"/>
          <w:szCs w:val="32"/>
        </w:rPr>
      </w:pPr>
      <w:commentRangeStart w:id="352"/>
      <w:ins w:author="ANGEL WESLEY" w:date="2026-06-09T19:48:00Z" w:id="353">
        <w:r>
          <w:rPr>
            <w:sz w:val="32"/>
            <w:szCs w:val="32"/>
          </w:rPr>
          <w:lastRenderedPageBreak/>
          <w:t>Schedule 5</w:t>
        </w:r>
        <w:r>
          <w:rPr>
            <w:color w:val="000000"/>
            <w:sz w:val="32"/>
            <w:szCs w:val="32"/>
          </w:rPr>
          <w:t xml:space="preserve"> | </w:t>
        </w:r>
        <w:r>
          <w:rPr>
            <w:b w:val="0"/>
            <w:bCs w:val="0"/>
            <w:color w:val="000000"/>
            <w:sz w:val="32"/>
            <w:szCs w:val="32"/>
          </w:rPr>
          <w:t>Service Level Agreements (SLAs)</w:t>
        </w:r>
      </w:ins>
      <w:commentRangeEnd w:id="352"/>
      <w:r>
        <w:rPr>
          <w:rStyle w:val="CommentReference"/>
          <w:color w:val="000000"/>
          <w:sz w:val="32"/>
          <w:szCs w:val="32"/>
        </w:rPr>
        <w:commentReference w:id="352"/>
      </w:r>
    </w:p>
    <w:p w:rsidR="009E7E07" w:rsidRDefault="009E7E07" w14:paraId="752B9B69" w14:textId="77777777">
      <w:pPr>
        <w:pStyle w:val="Heading2"/>
        <w:spacing w:before="0" w:after="80" w:line="276" w:lineRule="auto"/>
        <w:rPr>
          <w:sz w:val="22"/>
          <w:szCs w:val="22"/>
        </w:rPr>
      </w:pPr>
      <w:bookmarkStart w:name="_wpzl1iea8cq1" w:id="355"/>
      <w:bookmarkEnd w:id="355"/>
    </w:p>
    <w:p w:rsidR="009E7E07" w:rsidRDefault="00D4478F" w14:paraId="24732F34" w14:textId="08589F20">
      <w:pPr>
        <w:pStyle w:val="Heading2"/>
        <w:spacing w:before="0" w:after="80" w:line="276" w:lineRule="auto"/>
        <w:rPr>
          <w:b w:val="0"/>
          <w:bCs w:val="0"/>
          <w:sz w:val="22"/>
          <w:szCs w:val="22"/>
        </w:rPr>
      </w:pPr>
      <w:ins w:author="ANGEL WESLEY" w:date="2026-06-09T19:48:00Z" w:id="357">
        <w:r>
          <w:rPr>
            <w:b w:val="0"/>
            <w:bCs w:val="0"/>
            <w:sz w:val="22"/>
            <w:szCs w:val="22"/>
          </w:rPr>
          <w:t xml:space="preserve">1. </w:t>
        </w:r>
        <w:r>
          <w:rPr>
            <w:b w:val="0"/>
            <w:bCs w:val="0"/>
            <w:sz w:val="22"/>
            <w:szCs w:val="22"/>
          </w:rPr>
          <w:tab/>
        </w:r>
        <w:r>
          <w:rPr>
            <w:b w:val="0"/>
            <w:bCs w:val="0"/>
            <w:sz w:val="22"/>
            <w:szCs w:val="22"/>
            <w:u w:val="single"/>
          </w:rPr>
          <w:t>Core Platform Performance and Uptime</w:t>
        </w:r>
        <w:r>
          <w:rPr>
            <w:b w:val="0"/>
            <w:bCs w:val="0"/>
            <w:sz w:val="22"/>
            <w:szCs w:val="22"/>
          </w:rPr>
          <w:t>.</w:t>
        </w:r>
      </w:ins>
    </w:p>
    <w:p w:rsidR="009E7E07" w:rsidRDefault="00D4478F" w14:paraId="71E6933D" w14:textId="6CF74564">
      <w:pPr>
        <w:spacing w:after="240" w:line="276" w:lineRule="auto"/>
        <w:jc w:val="both"/>
        <w:rPr/>
      </w:pPr>
      <w:ins w:author="ANGEL WESLEY" w:date="2026-06-09T19:48:00Z" w:id="359">
        <w:r>
          <w:t>Signify shall maintain the platform performance and availability standards set forth in the table below. “Uptime” is calculated monthly and excludes pre-approved, scheduled maintenance windows.</w:t>
        </w:r>
      </w:ins>
    </w:p>
    <w:tbl>
      <w:tblPr>
        <w:tblStyle w:val="StGen10"/>
        <w:tblW w:w="9446" w:type="dxa"/>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600" w:firstRow="0" w:lastRow="0" w:firstColumn="0" w:lastColumn="0" w:noHBand="1" w:noVBand="1"/>
      </w:tblPr>
      <w:tblGrid>
        <w:gridCol w:w="3596"/>
        <w:gridCol w:w="3060"/>
        <w:gridCol w:w="2790"/>
      </w:tblGrid>
      <w:tr w:rsidR="009E7E07" w14:paraId="45014C55" w14:textId="77777777">
        <w:trPr>
          <w:trHeight w:val="810"/>
        </w:trPr>
        <w:tc>
          <w:tcPr>
            <w:tcW w:w="3596" w:type="dxa"/>
            <w:tcBorders>
              <w:top w:val="single" w:color="C4C7C5" w:sz="3" w:space="0"/>
              <w:left w:val="single" w:color="C4C7C5" w:sz="3" w:space="0"/>
              <w:bottom w:val="single" w:color="C4C7C5" w:sz="3" w:space="0"/>
              <w:right w:val="single" w:color="C4C7C5" w:sz="3" w:space="0"/>
            </w:tcBorders>
            <w:tcMar>
              <w:top w:w="120" w:type="dxa"/>
              <w:left w:w="180" w:type="dxa"/>
              <w:bottom w:w="120" w:type="dxa"/>
              <w:right w:w="180" w:type="dxa"/>
            </w:tcMar>
          </w:tcPr>
          <w:p w:rsidR="009E7E07" w:rsidRDefault="00D4478F" w14:paraId="35AB7197" w14:textId="77777777">
            <w:pPr>
              <w:spacing w:after="480" w:line="276" w:lineRule="auto"/>
              <w:rPr/>
            </w:pPr>
            <w:ins w:author="ANGEL WESLEY" w:date="2026-06-09T19:48:00Z" w:id="362">
              <w:r>
                <w:rPr>
                  <w:b/>
                  <w:bCs/>
                </w:rPr>
                <w:t>Service / Metric</w:t>
              </w:r>
            </w:ins>
          </w:p>
        </w:tc>
        <w:tc>
          <w:tcPr>
            <w:tcW w:w="3060" w:type="dxa"/>
            <w:tcBorders>
              <w:top w:val="single" w:color="C4C7C5" w:sz="3" w:space="0"/>
              <w:left w:val="single" w:color="C4C7C5" w:sz="3" w:space="0"/>
              <w:bottom w:val="single" w:color="C4C7C5" w:sz="3" w:space="0"/>
              <w:right w:val="single" w:color="C4C7C5" w:sz="3" w:space="0"/>
            </w:tcBorders>
            <w:tcMar>
              <w:top w:w="120" w:type="dxa"/>
              <w:left w:w="180" w:type="dxa"/>
              <w:bottom w:w="120" w:type="dxa"/>
              <w:right w:w="180" w:type="dxa"/>
            </w:tcMar>
          </w:tcPr>
          <w:p w:rsidR="009E7E07" w:rsidRDefault="00D4478F" w14:paraId="0D316D06" w14:textId="77777777">
            <w:pPr>
              <w:spacing w:after="480" w:line="276" w:lineRule="auto"/>
              <w:rPr/>
            </w:pPr>
            <w:ins w:author="ANGEL WESLEY" w:date="2026-06-09T19:48:00Z" w:id="364">
              <w:r>
                <w:rPr>
                  <w:b/>
                  <w:bCs/>
                </w:rPr>
                <w:t>Target Service Level</w:t>
              </w:r>
            </w:ins>
          </w:p>
        </w:tc>
        <w:tc>
          <w:tcPr>
            <w:tcW w:w="2790" w:type="dxa"/>
            <w:tcBorders>
              <w:top w:val="single" w:color="C4C7C5" w:sz="3" w:space="0"/>
              <w:left w:val="single" w:color="C4C7C5" w:sz="3" w:space="0"/>
              <w:bottom w:val="single" w:color="C4C7C5" w:sz="3" w:space="0"/>
              <w:right w:val="single" w:color="C4C7C5" w:sz="3" w:space="0"/>
            </w:tcBorders>
            <w:tcMar>
              <w:top w:w="120" w:type="dxa"/>
              <w:left w:w="180" w:type="dxa"/>
              <w:bottom w:w="120" w:type="dxa"/>
              <w:right w:w="180" w:type="dxa"/>
            </w:tcMar>
          </w:tcPr>
          <w:p w:rsidR="009E7E07" w:rsidRDefault="00D4478F" w14:paraId="3C303760" w14:textId="77777777">
            <w:pPr>
              <w:spacing w:after="480" w:line="276" w:lineRule="auto"/>
              <w:rPr/>
            </w:pPr>
            <w:ins w:author="ANGEL WESLEY" w:date="2026-06-09T19:48:00Z" w:id="366">
              <w:r>
                <w:rPr>
                  <w:b/>
                  <w:bCs/>
                </w:rPr>
                <w:t>Measurement Window</w:t>
              </w:r>
            </w:ins>
          </w:p>
        </w:tc>
      </w:tr>
      <w:tr w:rsidR="009E7E07" w14:paraId="5DDA3424" w14:textId="77777777">
        <w:trPr>
          <w:trHeight w:val="810"/>
        </w:trPr>
        <w:tc>
          <w:tcPr>
            <w:tcW w:w="3596" w:type="dxa"/>
            <w:tcBorders>
              <w:top w:val="single" w:color="C4C7C5" w:sz="3" w:space="0"/>
              <w:left w:val="single" w:color="C4C7C5" w:sz="3" w:space="0"/>
              <w:bottom w:val="single" w:color="C4C7C5" w:sz="3" w:space="0"/>
              <w:right w:val="single" w:color="C4C7C5" w:sz="3" w:space="0"/>
            </w:tcBorders>
            <w:tcMar>
              <w:top w:w="120" w:type="dxa"/>
              <w:left w:w="180" w:type="dxa"/>
              <w:bottom w:w="120" w:type="dxa"/>
              <w:right w:w="180" w:type="dxa"/>
            </w:tcMar>
          </w:tcPr>
          <w:p w:rsidR="009E7E07" w:rsidRDefault="00D4478F" w14:paraId="63BE69E4" w14:textId="77777777">
            <w:pPr>
              <w:spacing w:after="480" w:line="276" w:lineRule="auto"/>
              <w:rPr/>
            </w:pPr>
            <w:ins w:author="ANGEL WESLEY" w:date="2026-06-09T19:48:00Z" w:id="369">
              <w:r>
                <w:rPr>
                  <w:b/>
                  <w:bCs/>
                </w:rPr>
                <w:t>Card Authorization Engine Availability</w:t>
              </w:r>
            </w:ins>
          </w:p>
        </w:tc>
        <w:tc>
          <w:tcPr>
            <w:tcW w:w="3060" w:type="dxa"/>
            <w:tcBorders>
              <w:top w:val="single" w:color="C4C7C5" w:sz="3" w:space="0"/>
              <w:left w:val="single" w:color="C4C7C5" w:sz="3" w:space="0"/>
              <w:bottom w:val="single" w:color="C4C7C5" w:sz="3" w:space="0"/>
              <w:right w:val="single" w:color="C4C7C5" w:sz="3" w:space="0"/>
            </w:tcBorders>
            <w:tcMar>
              <w:top w:w="120" w:type="dxa"/>
              <w:left w:w="180" w:type="dxa"/>
              <w:bottom w:w="120" w:type="dxa"/>
              <w:right w:w="180" w:type="dxa"/>
            </w:tcMar>
          </w:tcPr>
          <w:p w:rsidR="009E7E07" w:rsidRDefault="00D4478F" w14:paraId="1AF135A9" w14:textId="77777777">
            <w:pPr>
              <w:spacing w:after="480" w:line="276" w:lineRule="auto"/>
              <w:rPr/>
            </w:pPr>
            <w:ins w:author="ANGEL WESLEY" w:date="2026-06-09T19:48:00Z" w:id="371">
              <w:r>
                <w:t>99.99% Uptime</w:t>
              </w:r>
            </w:ins>
          </w:p>
        </w:tc>
        <w:tc>
          <w:tcPr>
            <w:tcW w:w="2790" w:type="dxa"/>
            <w:tcBorders>
              <w:top w:val="single" w:color="C4C7C5" w:sz="3" w:space="0"/>
              <w:left w:val="single" w:color="C4C7C5" w:sz="3" w:space="0"/>
              <w:bottom w:val="single" w:color="C4C7C5" w:sz="3" w:space="0"/>
              <w:right w:val="single" w:color="C4C7C5" w:sz="3" w:space="0"/>
            </w:tcBorders>
            <w:tcMar>
              <w:top w:w="120" w:type="dxa"/>
              <w:left w:w="180" w:type="dxa"/>
              <w:bottom w:w="120" w:type="dxa"/>
              <w:right w:w="180" w:type="dxa"/>
            </w:tcMar>
          </w:tcPr>
          <w:p w:rsidR="009E7E07" w:rsidRDefault="00D4478F" w14:paraId="32A4421A" w14:textId="77777777">
            <w:pPr>
              <w:spacing w:after="480" w:line="276" w:lineRule="auto"/>
              <w:rPr/>
            </w:pPr>
            <w:ins w:author="ANGEL WESLEY" w:date="2026-06-09T19:48:00Z" w:id="373">
              <w:r>
                <w:t>Monthly</w:t>
              </w:r>
            </w:ins>
          </w:p>
        </w:tc>
      </w:tr>
      <w:tr w:rsidR="009E7E07" w14:paraId="170F2C10" w14:textId="77777777">
        <w:trPr>
          <w:trHeight w:val="810"/>
        </w:trPr>
        <w:tc>
          <w:tcPr>
            <w:tcW w:w="3596" w:type="dxa"/>
            <w:tcBorders>
              <w:top w:val="single" w:color="C4C7C5" w:sz="3" w:space="0"/>
              <w:left w:val="single" w:color="C4C7C5" w:sz="3" w:space="0"/>
              <w:bottom w:val="single" w:color="C4C7C5" w:sz="3" w:space="0"/>
              <w:right w:val="single" w:color="C4C7C5" w:sz="3" w:space="0"/>
            </w:tcBorders>
            <w:tcMar>
              <w:top w:w="120" w:type="dxa"/>
              <w:left w:w="180" w:type="dxa"/>
              <w:bottom w:w="120" w:type="dxa"/>
              <w:right w:w="180" w:type="dxa"/>
            </w:tcMar>
          </w:tcPr>
          <w:p w:rsidR="009E7E07" w:rsidRDefault="00D4478F" w14:paraId="3113C462" w14:textId="77777777">
            <w:pPr>
              <w:spacing w:after="480" w:line="276" w:lineRule="auto"/>
              <w:rPr/>
            </w:pPr>
            <w:ins w:author="ANGEL WESLEY" w:date="2026-06-09T19:48:00Z" w:id="376">
              <w:r>
                <w:rPr>
                  <w:b/>
                  <w:bCs/>
                </w:rPr>
                <w:t>Core API Integration Availability</w:t>
              </w:r>
            </w:ins>
          </w:p>
        </w:tc>
        <w:tc>
          <w:tcPr>
            <w:tcW w:w="3060" w:type="dxa"/>
            <w:tcBorders>
              <w:top w:val="single" w:color="C4C7C5" w:sz="3" w:space="0"/>
              <w:left w:val="single" w:color="C4C7C5" w:sz="3" w:space="0"/>
              <w:bottom w:val="single" w:color="C4C7C5" w:sz="3" w:space="0"/>
              <w:right w:val="single" w:color="C4C7C5" w:sz="3" w:space="0"/>
            </w:tcBorders>
            <w:tcMar>
              <w:top w:w="120" w:type="dxa"/>
              <w:left w:w="180" w:type="dxa"/>
              <w:bottom w:w="120" w:type="dxa"/>
              <w:right w:w="180" w:type="dxa"/>
            </w:tcMar>
          </w:tcPr>
          <w:p w:rsidR="009E7E07" w:rsidRDefault="00D4478F" w14:paraId="5E61BB57" w14:textId="77777777">
            <w:pPr>
              <w:spacing w:after="480" w:line="276" w:lineRule="auto"/>
              <w:rPr/>
            </w:pPr>
            <w:ins w:author="ANGEL WESLEY" w:date="2026-06-09T19:48:00Z" w:id="378">
              <w:r>
                <w:t>99.90% Uptime</w:t>
              </w:r>
            </w:ins>
          </w:p>
        </w:tc>
        <w:tc>
          <w:tcPr>
            <w:tcW w:w="2790" w:type="dxa"/>
            <w:tcBorders>
              <w:top w:val="single" w:color="C4C7C5" w:sz="3" w:space="0"/>
              <w:left w:val="single" w:color="C4C7C5" w:sz="3" w:space="0"/>
              <w:bottom w:val="single" w:color="C4C7C5" w:sz="3" w:space="0"/>
              <w:right w:val="single" w:color="C4C7C5" w:sz="3" w:space="0"/>
            </w:tcBorders>
            <w:tcMar>
              <w:top w:w="120" w:type="dxa"/>
              <w:left w:w="180" w:type="dxa"/>
              <w:bottom w:w="120" w:type="dxa"/>
              <w:right w:w="180" w:type="dxa"/>
            </w:tcMar>
          </w:tcPr>
          <w:p w:rsidR="009E7E07" w:rsidRDefault="00D4478F" w14:paraId="665CED57" w14:textId="77777777">
            <w:pPr>
              <w:spacing w:after="480" w:line="276" w:lineRule="auto"/>
              <w:rPr/>
            </w:pPr>
            <w:ins w:author="ANGEL WESLEY" w:date="2026-06-09T19:48:00Z" w:id="380">
              <w:r>
                <w:t>Monthly</w:t>
              </w:r>
            </w:ins>
          </w:p>
        </w:tc>
      </w:tr>
      <w:tr w:rsidR="009E7E07" w14:paraId="3C1A1344" w14:textId="77777777">
        <w:trPr>
          <w:trHeight w:val="810"/>
        </w:trPr>
        <w:tc>
          <w:tcPr>
            <w:tcW w:w="3596" w:type="dxa"/>
            <w:tcBorders>
              <w:top w:val="single" w:color="C4C7C5" w:sz="3" w:space="0"/>
              <w:left w:val="single" w:color="C4C7C5" w:sz="3" w:space="0"/>
              <w:bottom w:val="single" w:color="C4C7C5" w:sz="3" w:space="0"/>
              <w:right w:val="single" w:color="C4C7C5" w:sz="3" w:space="0"/>
            </w:tcBorders>
            <w:tcMar>
              <w:top w:w="120" w:type="dxa"/>
              <w:left w:w="180" w:type="dxa"/>
              <w:bottom w:w="120" w:type="dxa"/>
              <w:right w:w="180" w:type="dxa"/>
            </w:tcMar>
          </w:tcPr>
          <w:p w:rsidR="009E7E07" w:rsidRDefault="00D4478F" w14:paraId="1DE07122" w14:textId="77777777">
            <w:pPr>
              <w:spacing w:after="480" w:line="276" w:lineRule="auto"/>
              <w:rPr/>
            </w:pPr>
            <w:ins w:author="ANGEL WESLEY" w:date="2026-06-09T19:48:00Z" w:id="383">
              <w:r>
                <w:rPr>
                  <w:b/>
                  <w:bCs/>
                </w:rPr>
                <w:t>Settlement Smart Contract Execution</w:t>
              </w:r>
            </w:ins>
          </w:p>
        </w:tc>
        <w:tc>
          <w:tcPr>
            <w:tcW w:w="3060" w:type="dxa"/>
            <w:tcBorders>
              <w:top w:val="single" w:color="C4C7C5" w:sz="3" w:space="0"/>
              <w:left w:val="single" w:color="C4C7C5" w:sz="3" w:space="0"/>
              <w:bottom w:val="single" w:color="C4C7C5" w:sz="3" w:space="0"/>
              <w:right w:val="single" w:color="C4C7C5" w:sz="3" w:space="0"/>
            </w:tcBorders>
            <w:tcMar>
              <w:top w:w="120" w:type="dxa"/>
              <w:left w:w="180" w:type="dxa"/>
              <w:bottom w:w="120" w:type="dxa"/>
              <w:right w:w="180" w:type="dxa"/>
            </w:tcMar>
          </w:tcPr>
          <w:p w:rsidR="009E7E07" w:rsidRDefault="00D4478F" w14:paraId="4660E09F" w14:textId="77777777">
            <w:pPr>
              <w:spacing w:after="480" w:line="276" w:lineRule="auto"/>
              <w:rPr/>
            </w:pPr>
            <w:ins w:author="ANGEL WESLEY" w:date="2026-06-09T19:48:00Z" w:id="385">
              <w:r>
                <w:t>100% successful daily execution</w:t>
              </w:r>
            </w:ins>
          </w:p>
        </w:tc>
        <w:tc>
          <w:tcPr>
            <w:tcW w:w="2790" w:type="dxa"/>
            <w:tcBorders>
              <w:top w:val="single" w:color="C4C7C5" w:sz="3" w:space="0"/>
              <w:left w:val="single" w:color="C4C7C5" w:sz="3" w:space="0"/>
              <w:bottom w:val="single" w:color="C4C7C5" w:sz="3" w:space="0"/>
              <w:right w:val="single" w:color="C4C7C5" w:sz="3" w:space="0"/>
            </w:tcBorders>
            <w:tcMar>
              <w:top w:w="120" w:type="dxa"/>
              <w:left w:w="180" w:type="dxa"/>
              <w:bottom w:w="120" w:type="dxa"/>
              <w:right w:w="180" w:type="dxa"/>
            </w:tcMar>
          </w:tcPr>
          <w:p w:rsidR="009E7E07" w:rsidRDefault="00D4478F" w14:paraId="0D96013E" w14:textId="77777777">
            <w:pPr>
              <w:spacing w:after="480" w:line="276" w:lineRule="auto"/>
              <w:rPr/>
            </w:pPr>
            <w:ins w:author="ANGEL WESLEY" w:date="2026-06-09T19:48:00Z" w:id="387">
              <w:r>
                <w:t>Daily (within preferred schedule)</w:t>
              </w:r>
            </w:ins>
          </w:p>
        </w:tc>
      </w:tr>
      <w:tr w:rsidR="009E7E07" w14:paraId="4F61ED0C" w14:textId="77777777">
        <w:trPr>
          <w:trHeight w:val="810"/>
        </w:trPr>
        <w:tc>
          <w:tcPr>
            <w:tcW w:w="3596" w:type="dxa"/>
            <w:tcBorders>
              <w:top w:val="single" w:color="C4C7C5" w:sz="3" w:space="0"/>
              <w:left w:val="single" w:color="C4C7C5" w:sz="3" w:space="0"/>
              <w:bottom w:val="single" w:color="C4C7C5" w:sz="3" w:space="0"/>
              <w:right w:val="single" w:color="C4C7C5" w:sz="3" w:space="0"/>
            </w:tcBorders>
            <w:tcMar>
              <w:top w:w="120" w:type="dxa"/>
              <w:left w:w="180" w:type="dxa"/>
              <w:bottom w:w="120" w:type="dxa"/>
              <w:right w:w="180" w:type="dxa"/>
            </w:tcMar>
          </w:tcPr>
          <w:p w:rsidR="009E7E07" w:rsidRDefault="00D4478F" w14:paraId="5D33ACD4" w14:textId="77777777">
            <w:pPr>
              <w:spacing w:after="480" w:line="276" w:lineRule="auto"/>
              <w:rPr/>
            </w:pPr>
            <w:ins w:author="ANGEL WESLEY" w:date="2026-06-09T19:48:00Z" w:id="390">
              <w:r>
                <w:rPr>
                  <w:b/>
                  <w:bCs/>
                </w:rPr>
                <w:t>Card Authorization Latency</w:t>
              </w:r>
            </w:ins>
          </w:p>
        </w:tc>
        <w:tc>
          <w:tcPr>
            <w:tcW w:w="3060" w:type="dxa"/>
            <w:tcBorders>
              <w:top w:val="single" w:color="C4C7C5" w:sz="3" w:space="0"/>
              <w:left w:val="single" w:color="C4C7C5" w:sz="3" w:space="0"/>
              <w:bottom w:val="single" w:color="C4C7C5" w:sz="3" w:space="0"/>
              <w:right w:val="single" w:color="C4C7C5" w:sz="3" w:space="0"/>
            </w:tcBorders>
            <w:tcMar>
              <w:top w:w="120" w:type="dxa"/>
              <w:left w:w="180" w:type="dxa"/>
              <w:bottom w:w="120" w:type="dxa"/>
              <w:right w:w="180" w:type="dxa"/>
            </w:tcMar>
          </w:tcPr>
          <w:p w:rsidR="009E7E07" w:rsidRDefault="00D4478F" w14:paraId="227A1E27" w14:textId="77777777">
            <w:pPr>
              <w:spacing w:after="480" w:line="276" w:lineRule="auto"/>
              <w:rPr/>
            </w:pPr>
            <w:ins w:author="ANGEL WESLEY" w:date="2026-06-09T19:48:00Z" w:id="392">
              <w:r>
                <w:t>&lt; 200ms (Signify processing time)</w:t>
              </w:r>
            </w:ins>
          </w:p>
        </w:tc>
        <w:tc>
          <w:tcPr>
            <w:tcW w:w="2790" w:type="dxa"/>
            <w:tcBorders>
              <w:top w:val="single" w:color="C4C7C5" w:sz="3" w:space="0"/>
              <w:left w:val="single" w:color="C4C7C5" w:sz="3" w:space="0"/>
              <w:bottom w:val="single" w:color="C4C7C5" w:sz="3" w:space="0"/>
              <w:right w:val="single" w:color="C4C7C5" w:sz="3" w:space="0"/>
            </w:tcBorders>
            <w:tcMar>
              <w:top w:w="120" w:type="dxa"/>
              <w:left w:w="180" w:type="dxa"/>
              <w:bottom w:w="120" w:type="dxa"/>
              <w:right w:w="180" w:type="dxa"/>
            </w:tcMar>
          </w:tcPr>
          <w:p w:rsidR="009E7E07" w:rsidRDefault="00D4478F" w14:paraId="41E38F8A" w14:textId="77777777">
            <w:pPr>
              <w:spacing w:after="480" w:line="276" w:lineRule="auto"/>
              <w:rPr/>
            </w:pPr>
            <w:ins w:author="ANGEL WESLEY" w:date="2026-06-09T19:48:00Z" w:id="394">
              <w:r>
                <w:t>Per transaction</w:t>
              </w:r>
            </w:ins>
          </w:p>
        </w:tc>
      </w:tr>
    </w:tbl>
    <w:p w:rsidR="009E7E07" w:rsidRDefault="009E7E07" w14:paraId="7FF9ACA7" w14:textId="77777777">
      <w:pPr>
        <w:pStyle w:val="Heading2"/>
        <w:spacing w:before="0" w:after="80" w:line="276" w:lineRule="auto"/>
        <w:rPr>
          <w:sz w:val="22"/>
          <w:szCs w:val="22"/>
        </w:rPr>
      </w:pPr>
      <w:bookmarkStart w:name="_d3o9zayiu01o" w:id="396"/>
      <w:bookmarkEnd w:id="396"/>
    </w:p>
    <w:p w:rsidR="009E7E07" w:rsidRDefault="00D4478F" w14:paraId="5F29A2CC" w14:textId="362BD4CB">
      <w:pPr>
        <w:pStyle w:val="Heading2"/>
        <w:spacing w:before="0" w:after="80" w:line="276" w:lineRule="auto"/>
        <w:rPr>
          <w:b w:val="0"/>
          <w:bCs w:val="0"/>
          <w:sz w:val="22"/>
          <w:szCs w:val="22"/>
        </w:rPr>
      </w:pPr>
      <w:ins w:author="ANGEL WESLEY" w:date="2026-06-09T19:48:00Z" w:id="398">
        <w:r>
          <w:rPr>
            <w:b w:val="0"/>
            <w:bCs w:val="0"/>
            <w:sz w:val="22"/>
            <w:szCs w:val="22"/>
          </w:rPr>
          <w:t>2.</w:t>
        </w:r>
        <w:r>
          <w:rPr>
            <w:b w:val="0"/>
            <w:bCs w:val="0"/>
            <w:sz w:val="22"/>
            <w:szCs w:val="22"/>
          </w:rPr>
          <w:tab/>
        </w:r>
        <w:r>
          <w:rPr>
            <w:b w:val="0"/>
            <w:bCs w:val="0"/>
            <w:sz w:val="22"/>
            <w:szCs w:val="22"/>
            <w:u w:val="single"/>
          </w:rPr>
          <w:t>Incident Severity Levels and Customer Support Response</w:t>
        </w:r>
        <w:r>
          <w:rPr>
            <w:b w:val="0"/>
            <w:bCs w:val="0"/>
            <w:sz w:val="22"/>
            <w:szCs w:val="22"/>
          </w:rPr>
          <w:t>.</w:t>
        </w:r>
      </w:ins>
    </w:p>
    <w:p w:rsidR="009E7E07" w:rsidRDefault="00D4478F" w14:paraId="5B575CBA" w14:textId="18112AEB">
      <w:pPr>
        <w:spacing w:after="240" w:line="276" w:lineRule="auto"/>
        <w:rPr/>
      </w:pPr>
      <w:ins w:author="ANGEL WESLEY" w:date="2026-06-09T19:48:00Z" w:id="400">
        <w:r>
          <w:t>For any technical faults, platform downtime, or operational issues raised by Party, Signify shall adhere to the following response and resolution timelines:</w:t>
        </w:r>
      </w:ins>
    </w:p>
    <w:p w:rsidR="009E7E07" w:rsidRDefault="009E7E07" w14:paraId="0FA8DB27" w14:textId="77777777">
      <w:pPr>
        <w:pStyle w:val="Heading3"/>
        <w:spacing w:before="0" w:after="80" w:line="276" w:lineRule="auto"/>
        <w:rPr>
          <w:sz w:val="22"/>
          <w:szCs w:val="22"/>
        </w:rPr>
      </w:pPr>
      <w:bookmarkStart w:name="_izjd6wpvhptb" w:id="402"/>
      <w:bookmarkEnd w:id="402"/>
    </w:p>
    <w:p w:rsidR="009E7E07" w:rsidRDefault="009E7E07" w14:paraId="0B76813D" w14:textId="77777777">
      <w:pPr>
        <w:pStyle w:val="Heading3"/>
        <w:spacing w:before="0" w:after="80" w:line="276" w:lineRule="auto"/>
        <w:rPr>
          <w:sz w:val="22"/>
          <w:szCs w:val="22"/>
        </w:rPr>
      </w:pPr>
    </w:p>
    <w:p w:rsidR="009E7E07" w:rsidRDefault="009E7E07" w14:paraId="6C40E325" w14:textId="77777777">
      <w:pPr>
        <w:pStyle w:val="Heading3"/>
        <w:spacing w:before="0" w:after="80" w:line="276" w:lineRule="auto"/>
        <w:rPr>
          <w:sz w:val="22"/>
          <w:szCs w:val="22"/>
        </w:rPr>
      </w:pPr>
    </w:p>
    <w:p w:rsidR="009E7E07" w:rsidRDefault="009E7E07" w14:paraId="70787A73" w14:textId="77777777">
      <w:pPr>
        <w:pStyle w:val="Heading3"/>
        <w:spacing w:before="0" w:after="80" w:line="276" w:lineRule="auto"/>
        <w:rPr>
          <w:sz w:val="22"/>
          <w:szCs w:val="22"/>
        </w:rPr>
      </w:pPr>
    </w:p>
    <w:p w:rsidR="009E7E07" w:rsidRDefault="009E7E07" w14:paraId="3896C823" w14:textId="77777777">
      <w:pPr>
        <w:pStyle w:val="Heading3"/>
        <w:spacing w:before="0" w:after="80" w:line="276" w:lineRule="auto"/>
        <w:rPr>
          <w:sz w:val="22"/>
          <w:szCs w:val="22"/>
        </w:rPr>
      </w:pPr>
    </w:p>
    <w:p w:rsidR="009E7E07" w:rsidRDefault="009E7E07" w14:paraId="15339D15" w14:textId="77777777">
      <w:pPr>
        <w:pStyle w:val="Heading3"/>
        <w:spacing w:before="0" w:after="80" w:line="276" w:lineRule="auto"/>
        <w:rPr>
          <w:sz w:val="22"/>
          <w:szCs w:val="22"/>
        </w:rPr>
      </w:pPr>
    </w:p>
    <w:p w:rsidR="009E7E07" w:rsidRDefault="009E7E07" w14:paraId="31BF2635" w14:textId="77777777">
      <w:pPr>
        <w:pStyle w:val="Heading3"/>
        <w:spacing w:before="0" w:after="80" w:line="276" w:lineRule="auto"/>
        <w:rPr>
          <w:sz w:val="22"/>
          <w:szCs w:val="22"/>
        </w:rPr>
      </w:pPr>
    </w:p>
    <w:p w:rsidR="009E7E07" w:rsidRDefault="009E7E07" w14:paraId="103EFB41" w14:textId="77777777">
      <w:pPr>
        <w:pStyle w:val="Heading3"/>
        <w:spacing w:before="0" w:after="80" w:line="276" w:lineRule="auto"/>
        <w:rPr>
          <w:sz w:val="22"/>
          <w:szCs w:val="22"/>
        </w:rPr>
      </w:pPr>
    </w:p>
    <w:p w:rsidR="009E7E07" w:rsidRDefault="00D4478F" w14:paraId="418D25A2" w14:textId="0D299B7E">
      <w:pPr>
        <w:pStyle w:val="Heading3"/>
        <w:spacing w:before="0" w:after="80" w:line="276" w:lineRule="auto"/>
        <w:rPr>
          <w:sz w:val="22"/>
          <w:szCs w:val="22"/>
        </w:rPr>
      </w:pPr>
      <w:ins w:author="ANGEL WESLEY" w:date="2026-06-09T19:48:00Z" w:id="411">
        <w:r>
          <w:rPr>
            <w:sz w:val="22"/>
            <w:szCs w:val="22"/>
          </w:rPr>
          <w:lastRenderedPageBreak/>
          <w:t>Support Table</w:t>
        </w:r>
      </w:ins>
    </w:p>
    <w:tbl>
      <w:tblPr>
        <w:tblStyle w:val="StGen11"/>
        <w:tblW w:w="9446" w:type="dxa"/>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600" w:firstRow="0" w:lastRow="0" w:firstColumn="0" w:lastColumn="0" w:noHBand="1" w:noVBand="1"/>
      </w:tblPr>
      <w:tblGrid>
        <w:gridCol w:w="1515"/>
        <w:gridCol w:w="3735"/>
        <w:gridCol w:w="2036"/>
        <w:gridCol w:w="2160"/>
      </w:tblGrid>
      <w:tr w:rsidR="009E7E07" w14:paraId="7ACFBAED" w14:textId="77777777">
        <w:trPr>
          <w:trHeight w:val="1080"/>
        </w:trPr>
        <w:tc>
          <w:tcPr>
            <w:tcW w:w="1515" w:type="dxa"/>
            <w:tcBorders>
              <w:top w:val="single" w:color="C4C7C5" w:sz="3" w:space="0"/>
              <w:left w:val="single" w:color="C4C7C5" w:sz="3" w:space="0"/>
              <w:bottom w:val="single" w:color="C4C7C5" w:sz="3" w:space="0"/>
              <w:right w:val="single" w:color="C4C7C5" w:sz="3" w:space="0"/>
            </w:tcBorders>
            <w:tcMar>
              <w:top w:w="120" w:type="dxa"/>
              <w:left w:w="180" w:type="dxa"/>
              <w:bottom w:w="120" w:type="dxa"/>
              <w:right w:w="180" w:type="dxa"/>
            </w:tcMar>
          </w:tcPr>
          <w:p w:rsidR="009E7E07" w:rsidRDefault="00D4478F" w14:paraId="5EE99E6D" w14:textId="77777777">
            <w:pPr>
              <w:spacing w:after="480" w:line="276" w:lineRule="auto"/>
              <w:rPr/>
            </w:pPr>
            <w:ins w:author="ANGEL WESLEY" w:date="2026-06-09T19:48:00Z" w:id="414">
              <w:r>
                <w:rPr>
                  <w:b/>
                  <w:bCs/>
                </w:rPr>
                <w:t>Severity Level</w:t>
              </w:r>
            </w:ins>
          </w:p>
        </w:tc>
        <w:tc>
          <w:tcPr>
            <w:tcW w:w="3735" w:type="dxa"/>
            <w:tcBorders>
              <w:top w:val="single" w:color="C4C7C5" w:sz="3" w:space="0"/>
              <w:left w:val="single" w:color="C4C7C5" w:sz="3" w:space="0"/>
              <w:bottom w:val="single" w:color="C4C7C5" w:sz="3" w:space="0"/>
              <w:right w:val="single" w:color="C4C7C5" w:sz="3" w:space="0"/>
            </w:tcBorders>
            <w:tcMar>
              <w:top w:w="120" w:type="dxa"/>
              <w:left w:w="180" w:type="dxa"/>
              <w:bottom w:w="120" w:type="dxa"/>
              <w:right w:w="180" w:type="dxa"/>
            </w:tcMar>
          </w:tcPr>
          <w:p w:rsidR="009E7E07" w:rsidRDefault="00D4478F" w14:paraId="436FAEFD" w14:textId="77777777">
            <w:pPr>
              <w:spacing w:after="480" w:line="276" w:lineRule="auto"/>
              <w:rPr/>
            </w:pPr>
            <w:ins w:author="ANGEL WESLEY" w:date="2026-06-09T19:48:00Z" w:id="416">
              <w:r>
                <w:rPr>
                  <w:b/>
                  <w:bCs/>
                </w:rPr>
                <w:t>Definition / Example</w:t>
              </w:r>
            </w:ins>
          </w:p>
        </w:tc>
        <w:tc>
          <w:tcPr>
            <w:tcW w:w="2036" w:type="dxa"/>
            <w:tcBorders>
              <w:top w:val="single" w:color="C4C7C5" w:sz="3" w:space="0"/>
              <w:left w:val="single" w:color="C4C7C5" w:sz="3" w:space="0"/>
              <w:bottom w:val="single" w:color="C4C7C5" w:sz="3" w:space="0"/>
              <w:right w:val="single" w:color="C4C7C5" w:sz="3" w:space="0"/>
            </w:tcBorders>
            <w:tcMar>
              <w:top w:w="120" w:type="dxa"/>
              <w:left w:w="180" w:type="dxa"/>
              <w:bottom w:w="120" w:type="dxa"/>
              <w:right w:w="180" w:type="dxa"/>
            </w:tcMar>
          </w:tcPr>
          <w:p w:rsidR="009E7E07" w:rsidRDefault="00D4478F" w14:paraId="2E98EF43" w14:textId="77777777">
            <w:pPr>
              <w:spacing w:after="480" w:line="276" w:lineRule="auto"/>
              <w:rPr/>
            </w:pPr>
            <w:ins w:author="ANGEL WESLEY" w:date="2026-06-09T19:48:00Z" w:id="418">
              <w:r>
                <w:rPr>
                  <w:b/>
                  <w:bCs/>
                </w:rPr>
                <w:t>Initial Response Time</w:t>
              </w:r>
            </w:ins>
          </w:p>
        </w:tc>
        <w:tc>
          <w:tcPr>
            <w:tcW w:w="2160" w:type="dxa"/>
            <w:tcBorders>
              <w:top w:val="single" w:color="C4C7C5" w:sz="3" w:space="0"/>
              <w:left w:val="single" w:color="C4C7C5" w:sz="3" w:space="0"/>
              <w:bottom w:val="single" w:color="C4C7C5" w:sz="3" w:space="0"/>
              <w:right w:val="single" w:color="C4C7C5" w:sz="3" w:space="0"/>
            </w:tcBorders>
            <w:tcMar>
              <w:top w:w="120" w:type="dxa"/>
              <w:left w:w="180" w:type="dxa"/>
              <w:bottom w:w="120" w:type="dxa"/>
              <w:right w:w="180" w:type="dxa"/>
            </w:tcMar>
          </w:tcPr>
          <w:p w:rsidR="009E7E07" w:rsidRDefault="00D4478F" w14:paraId="3C1F9E87" w14:textId="77777777">
            <w:pPr>
              <w:spacing w:after="480" w:line="276" w:lineRule="auto"/>
              <w:rPr/>
            </w:pPr>
            <w:ins w:author="ANGEL WESLEY" w:date="2026-06-09T19:48:00Z" w:id="420">
              <w:r>
                <w:rPr>
                  <w:b/>
                  <w:bCs/>
                </w:rPr>
                <w:t>Target Resolution Time</w:t>
              </w:r>
            </w:ins>
          </w:p>
        </w:tc>
      </w:tr>
      <w:tr w:rsidR="009E7E07" w14:paraId="0E430093" w14:textId="77777777">
        <w:trPr>
          <w:trHeight w:val="1635"/>
        </w:trPr>
        <w:tc>
          <w:tcPr>
            <w:tcW w:w="1515" w:type="dxa"/>
            <w:tcBorders>
              <w:top w:val="single" w:color="C4C7C5" w:sz="3" w:space="0"/>
              <w:left w:val="single" w:color="C4C7C5" w:sz="3" w:space="0"/>
              <w:bottom w:val="single" w:color="C4C7C5" w:sz="3" w:space="0"/>
              <w:right w:val="single" w:color="C4C7C5" w:sz="3" w:space="0"/>
            </w:tcBorders>
            <w:tcMar>
              <w:top w:w="120" w:type="dxa"/>
              <w:left w:w="180" w:type="dxa"/>
              <w:bottom w:w="120" w:type="dxa"/>
              <w:right w:w="180" w:type="dxa"/>
            </w:tcMar>
          </w:tcPr>
          <w:p w:rsidR="009E7E07" w:rsidRDefault="00D4478F" w14:paraId="4DCC3FF6" w14:textId="77777777">
            <w:pPr>
              <w:spacing w:after="480" w:line="276" w:lineRule="auto"/>
              <w:rPr/>
            </w:pPr>
            <w:ins w:author="ANGEL WESLEY" w:date="2026-06-09T19:48:00Z" w:id="423">
              <w:r>
                <w:rPr>
                  <w:b/>
                  <w:bCs/>
                </w:rPr>
                <w:t>Severity 1 (Critical)</w:t>
              </w:r>
            </w:ins>
          </w:p>
        </w:tc>
        <w:tc>
          <w:tcPr>
            <w:tcW w:w="3735" w:type="dxa"/>
            <w:tcBorders>
              <w:top w:val="single" w:color="C4C7C5" w:sz="3" w:space="0"/>
              <w:left w:val="single" w:color="C4C7C5" w:sz="3" w:space="0"/>
              <w:bottom w:val="single" w:color="C4C7C5" w:sz="3" w:space="0"/>
              <w:right w:val="single" w:color="C4C7C5" w:sz="3" w:space="0"/>
            </w:tcBorders>
            <w:tcMar>
              <w:top w:w="120" w:type="dxa"/>
              <w:left w:w="180" w:type="dxa"/>
              <w:bottom w:w="120" w:type="dxa"/>
              <w:right w:w="180" w:type="dxa"/>
            </w:tcMar>
          </w:tcPr>
          <w:p w:rsidR="009E7E07" w:rsidRDefault="00D4478F" w14:paraId="2FBEACCA" w14:textId="77777777">
            <w:pPr>
              <w:spacing w:after="480" w:line="276" w:lineRule="auto"/>
              <w:rPr/>
            </w:pPr>
            <w:ins w:author="ANGEL WESLEY" w:date="2026-06-09T19:48:00Z" w:id="425">
              <w:r>
                <w:t>Total platform downtime; card authorization engine failure resulting in widespread transaction declines; critical security gap or data breach.</w:t>
              </w:r>
            </w:ins>
          </w:p>
        </w:tc>
        <w:tc>
          <w:tcPr>
            <w:tcW w:w="2036" w:type="dxa"/>
            <w:tcBorders>
              <w:top w:val="single" w:color="C4C7C5" w:sz="3" w:space="0"/>
              <w:left w:val="single" w:color="C4C7C5" w:sz="3" w:space="0"/>
              <w:bottom w:val="single" w:color="C4C7C5" w:sz="3" w:space="0"/>
              <w:right w:val="single" w:color="C4C7C5" w:sz="3" w:space="0"/>
            </w:tcBorders>
            <w:tcMar>
              <w:top w:w="120" w:type="dxa"/>
              <w:left w:w="180" w:type="dxa"/>
              <w:bottom w:w="120" w:type="dxa"/>
              <w:right w:w="180" w:type="dxa"/>
            </w:tcMar>
          </w:tcPr>
          <w:p w:rsidR="009E7E07" w:rsidRDefault="00D4478F" w14:paraId="40F794DA" w14:textId="77777777">
            <w:pPr>
              <w:spacing w:after="480" w:line="276" w:lineRule="auto"/>
              <w:rPr/>
            </w:pPr>
            <w:ins w:author="ANGEL WESLEY" w:date="2026-06-09T19:48:00Z" w:id="427">
              <w:r>
                <w:t>Within 15 minutes</w:t>
              </w:r>
            </w:ins>
          </w:p>
        </w:tc>
        <w:tc>
          <w:tcPr>
            <w:tcW w:w="2160" w:type="dxa"/>
            <w:tcBorders>
              <w:top w:val="single" w:color="C4C7C5" w:sz="3" w:space="0"/>
              <w:left w:val="single" w:color="C4C7C5" w:sz="3" w:space="0"/>
              <w:bottom w:val="single" w:color="C4C7C5" w:sz="3" w:space="0"/>
              <w:right w:val="single" w:color="C4C7C5" w:sz="3" w:space="0"/>
            </w:tcBorders>
            <w:tcMar>
              <w:top w:w="120" w:type="dxa"/>
              <w:left w:w="180" w:type="dxa"/>
              <w:bottom w:w="120" w:type="dxa"/>
              <w:right w:w="180" w:type="dxa"/>
            </w:tcMar>
          </w:tcPr>
          <w:p w:rsidR="009E7E07" w:rsidRDefault="00D4478F" w14:paraId="7516565E" w14:textId="77777777">
            <w:pPr>
              <w:spacing w:after="480" w:line="276" w:lineRule="auto"/>
              <w:rPr/>
            </w:pPr>
            <w:ins w:author="ANGEL WESLEY" w:date="2026-06-09T19:48:00Z" w:id="429">
              <w:r>
                <w:t>Within 2 hours</w:t>
              </w:r>
            </w:ins>
          </w:p>
        </w:tc>
      </w:tr>
      <w:tr w:rsidR="009E7E07" w14:paraId="3B79BF39" w14:textId="77777777">
        <w:trPr>
          <w:trHeight w:val="1635"/>
        </w:trPr>
        <w:tc>
          <w:tcPr>
            <w:tcW w:w="1515" w:type="dxa"/>
            <w:tcBorders>
              <w:top w:val="single" w:color="C4C7C5" w:sz="3" w:space="0"/>
              <w:left w:val="single" w:color="C4C7C5" w:sz="3" w:space="0"/>
              <w:bottom w:val="single" w:color="C4C7C5" w:sz="3" w:space="0"/>
              <w:right w:val="single" w:color="C4C7C5" w:sz="3" w:space="0"/>
            </w:tcBorders>
            <w:tcMar>
              <w:top w:w="120" w:type="dxa"/>
              <w:left w:w="180" w:type="dxa"/>
              <w:bottom w:w="120" w:type="dxa"/>
              <w:right w:w="180" w:type="dxa"/>
            </w:tcMar>
          </w:tcPr>
          <w:p w:rsidR="009E7E07" w:rsidRDefault="00D4478F" w14:paraId="0FEC2A7B" w14:textId="77777777">
            <w:pPr>
              <w:spacing w:after="480" w:line="276" w:lineRule="auto"/>
              <w:rPr/>
            </w:pPr>
            <w:ins w:author="ANGEL WESLEY" w:date="2026-06-09T19:48:00Z" w:id="432">
              <w:r>
                <w:rPr>
                  <w:b/>
                  <w:bCs/>
                </w:rPr>
                <w:t>Severity 2 (Major)</w:t>
              </w:r>
            </w:ins>
          </w:p>
        </w:tc>
        <w:tc>
          <w:tcPr>
            <w:tcW w:w="3735" w:type="dxa"/>
            <w:tcBorders>
              <w:top w:val="single" w:color="C4C7C5" w:sz="3" w:space="0"/>
              <w:left w:val="single" w:color="C4C7C5" w:sz="3" w:space="0"/>
              <w:bottom w:val="single" w:color="C4C7C5" w:sz="3" w:space="0"/>
              <w:right w:val="single" w:color="C4C7C5" w:sz="3" w:space="0"/>
            </w:tcBorders>
            <w:tcMar>
              <w:top w:w="120" w:type="dxa"/>
              <w:left w:w="180" w:type="dxa"/>
              <w:bottom w:w="120" w:type="dxa"/>
              <w:right w:w="180" w:type="dxa"/>
            </w:tcMar>
          </w:tcPr>
          <w:p w:rsidR="009E7E07" w:rsidRDefault="00D4478F" w14:paraId="722674F1" w14:textId="77777777">
            <w:pPr>
              <w:spacing w:after="480" w:line="276" w:lineRule="auto"/>
              <w:rPr/>
            </w:pPr>
            <w:ins w:author="ANGEL WESLEY" w:date="2026-06-09T19:48:00Z" w:id="434">
              <w:r>
                <w:t>Core API degradation causing significant transaction delays; failure of daily stablecoin settlement routine; reporting dashboard inaccessible.</w:t>
              </w:r>
            </w:ins>
          </w:p>
        </w:tc>
        <w:tc>
          <w:tcPr>
            <w:tcW w:w="2036" w:type="dxa"/>
            <w:tcBorders>
              <w:top w:val="single" w:color="C4C7C5" w:sz="3" w:space="0"/>
              <w:left w:val="single" w:color="C4C7C5" w:sz="3" w:space="0"/>
              <w:bottom w:val="single" w:color="C4C7C5" w:sz="3" w:space="0"/>
              <w:right w:val="single" w:color="C4C7C5" w:sz="3" w:space="0"/>
            </w:tcBorders>
            <w:tcMar>
              <w:top w:w="120" w:type="dxa"/>
              <w:left w:w="180" w:type="dxa"/>
              <w:bottom w:w="120" w:type="dxa"/>
              <w:right w:w="180" w:type="dxa"/>
            </w:tcMar>
          </w:tcPr>
          <w:p w:rsidR="009E7E07" w:rsidRDefault="00D4478F" w14:paraId="48612D99" w14:textId="77777777">
            <w:pPr>
              <w:spacing w:after="480" w:line="276" w:lineRule="auto"/>
              <w:rPr/>
            </w:pPr>
            <w:ins w:author="ANGEL WESLEY" w:date="2026-06-09T19:48:00Z" w:id="436">
              <w:r>
                <w:t>Within 1 hour</w:t>
              </w:r>
            </w:ins>
          </w:p>
        </w:tc>
        <w:tc>
          <w:tcPr>
            <w:tcW w:w="2160" w:type="dxa"/>
            <w:tcBorders>
              <w:top w:val="single" w:color="C4C7C5" w:sz="3" w:space="0"/>
              <w:left w:val="single" w:color="C4C7C5" w:sz="3" w:space="0"/>
              <w:bottom w:val="single" w:color="C4C7C5" w:sz="3" w:space="0"/>
              <w:right w:val="single" w:color="C4C7C5" w:sz="3" w:space="0"/>
            </w:tcBorders>
            <w:tcMar>
              <w:top w:w="120" w:type="dxa"/>
              <w:left w:w="180" w:type="dxa"/>
              <w:bottom w:w="120" w:type="dxa"/>
              <w:right w:w="180" w:type="dxa"/>
            </w:tcMar>
          </w:tcPr>
          <w:p w:rsidR="009E7E07" w:rsidRDefault="00D4478F" w14:paraId="531F1DB9" w14:textId="77777777">
            <w:pPr>
              <w:spacing w:after="480" w:line="276" w:lineRule="auto"/>
              <w:rPr/>
            </w:pPr>
            <w:ins w:author="ANGEL WESLEY" w:date="2026-06-09T19:48:00Z" w:id="438">
              <w:r>
                <w:t>Within 8 hours</w:t>
              </w:r>
            </w:ins>
          </w:p>
        </w:tc>
      </w:tr>
      <w:tr w:rsidR="009E7E07" w14:paraId="48A9D3E9" w14:textId="77777777">
        <w:trPr>
          <w:trHeight w:val="1365"/>
        </w:trPr>
        <w:tc>
          <w:tcPr>
            <w:tcW w:w="1515" w:type="dxa"/>
            <w:tcBorders>
              <w:top w:val="single" w:color="C4C7C5" w:sz="3" w:space="0"/>
              <w:left w:val="single" w:color="C4C7C5" w:sz="3" w:space="0"/>
              <w:bottom w:val="single" w:color="C4C7C5" w:sz="3" w:space="0"/>
              <w:right w:val="single" w:color="C4C7C5" w:sz="3" w:space="0"/>
            </w:tcBorders>
            <w:tcMar>
              <w:top w:w="120" w:type="dxa"/>
              <w:left w:w="180" w:type="dxa"/>
              <w:bottom w:w="120" w:type="dxa"/>
              <w:right w:w="180" w:type="dxa"/>
            </w:tcMar>
          </w:tcPr>
          <w:p w:rsidR="009E7E07" w:rsidRDefault="00D4478F" w14:paraId="5EE1D99B" w14:textId="77777777">
            <w:pPr>
              <w:spacing w:after="480" w:line="276" w:lineRule="auto"/>
              <w:rPr/>
            </w:pPr>
            <w:ins w:author="ANGEL WESLEY" w:date="2026-06-09T19:48:00Z" w:id="441">
              <w:r>
                <w:rPr>
                  <w:b/>
                  <w:bCs/>
                </w:rPr>
                <w:t>Severity 3 (Minor)</w:t>
              </w:r>
            </w:ins>
          </w:p>
        </w:tc>
        <w:tc>
          <w:tcPr>
            <w:tcW w:w="3735" w:type="dxa"/>
            <w:tcBorders>
              <w:top w:val="single" w:color="C4C7C5" w:sz="3" w:space="0"/>
              <w:left w:val="single" w:color="C4C7C5" w:sz="3" w:space="0"/>
              <w:bottom w:val="single" w:color="C4C7C5" w:sz="3" w:space="0"/>
              <w:right w:val="single" w:color="C4C7C5" w:sz="3" w:space="0"/>
            </w:tcBorders>
            <w:tcMar>
              <w:top w:w="120" w:type="dxa"/>
              <w:left w:w="180" w:type="dxa"/>
              <w:bottom w:w="120" w:type="dxa"/>
              <w:right w:w="180" w:type="dxa"/>
            </w:tcMar>
          </w:tcPr>
          <w:p w:rsidR="009E7E07" w:rsidRDefault="00D4478F" w14:paraId="1965F67D" w14:textId="77777777">
            <w:pPr>
              <w:spacing w:after="480" w:line="276" w:lineRule="auto"/>
              <w:rPr/>
            </w:pPr>
            <w:ins w:author="ANGEL WESLEY" w:date="2026-06-09T19:48:00Z" w:id="443">
              <w:r>
                <w:t>Non-blocking system bugs; minor administrative or billing configuration inquiries; localized dashboard latency.</w:t>
              </w:r>
            </w:ins>
          </w:p>
        </w:tc>
        <w:tc>
          <w:tcPr>
            <w:tcW w:w="2036" w:type="dxa"/>
            <w:tcBorders>
              <w:top w:val="single" w:color="C4C7C5" w:sz="3" w:space="0"/>
              <w:left w:val="single" w:color="C4C7C5" w:sz="3" w:space="0"/>
              <w:bottom w:val="single" w:color="C4C7C5" w:sz="3" w:space="0"/>
              <w:right w:val="single" w:color="C4C7C5" w:sz="3" w:space="0"/>
            </w:tcBorders>
            <w:tcMar>
              <w:top w:w="120" w:type="dxa"/>
              <w:left w:w="180" w:type="dxa"/>
              <w:bottom w:w="120" w:type="dxa"/>
              <w:right w:w="180" w:type="dxa"/>
            </w:tcMar>
          </w:tcPr>
          <w:p w:rsidR="009E7E07" w:rsidRDefault="00D4478F" w14:paraId="77ADD174" w14:textId="77777777">
            <w:pPr>
              <w:spacing w:after="480" w:line="276" w:lineRule="auto"/>
              <w:rPr/>
            </w:pPr>
            <w:ins w:author="ANGEL WESLEY" w:date="2026-06-09T19:48:00Z" w:id="445">
              <w:r>
                <w:t>Within 4 hours</w:t>
              </w:r>
            </w:ins>
          </w:p>
        </w:tc>
        <w:tc>
          <w:tcPr>
            <w:tcW w:w="2160" w:type="dxa"/>
            <w:tcBorders>
              <w:top w:val="single" w:color="C4C7C5" w:sz="3" w:space="0"/>
              <w:left w:val="single" w:color="C4C7C5" w:sz="3" w:space="0"/>
              <w:bottom w:val="single" w:color="C4C7C5" w:sz="3" w:space="0"/>
              <w:right w:val="single" w:color="C4C7C5" w:sz="3" w:space="0"/>
            </w:tcBorders>
            <w:tcMar>
              <w:top w:w="120" w:type="dxa"/>
              <w:left w:w="180" w:type="dxa"/>
              <w:bottom w:w="120" w:type="dxa"/>
              <w:right w:w="180" w:type="dxa"/>
            </w:tcMar>
          </w:tcPr>
          <w:p w:rsidR="009E7E07" w:rsidRDefault="00D4478F" w14:paraId="62494A3F" w14:textId="77777777">
            <w:pPr>
              <w:spacing w:after="480" w:line="276" w:lineRule="auto"/>
              <w:rPr/>
            </w:pPr>
            <w:ins w:author="ANGEL WESLEY" w:date="2026-06-09T19:48:00Z" w:id="447">
              <w:r>
                <w:t>Within 48 hours</w:t>
              </w:r>
            </w:ins>
          </w:p>
        </w:tc>
      </w:tr>
    </w:tbl>
    <w:p w:rsidR="009E7E07" w:rsidRDefault="00D4478F" w14:paraId="40EE9046" w14:textId="0A4C1552">
      <w:pPr>
        <w:pStyle w:val="Heading2"/>
        <w:spacing w:before="240" w:after="80" w:line="276" w:lineRule="auto"/>
        <w:rPr>
          <w:b w:val="0"/>
          <w:bCs w:val="0"/>
          <w:sz w:val="22"/>
          <w:szCs w:val="22"/>
        </w:rPr>
      </w:pPr>
      <w:bookmarkStart w:name="_dch24q6210it" w:id="449"/>
      <w:bookmarkEnd w:id="449"/>
      <w:ins w:author="ANGEL WESLEY" w:date="2026-06-09T19:48:00Z" w:id="450">
        <w:r>
          <w:rPr>
            <w:b w:val="0"/>
            <w:bCs w:val="0"/>
            <w:sz w:val="22"/>
            <w:szCs w:val="22"/>
          </w:rPr>
          <w:t xml:space="preserve">3. </w:t>
        </w:r>
        <w:r>
          <w:rPr>
            <w:b w:val="0"/>
            <w:bCs w:val="0"/>
            <w:sz w:val="22"/>
            <w:szCs w:val="22"/>
          </w:rPr>
          <w:tab/>
        </w:r>
        <w:r>
          <w:rPr>
            <w:b w:val="0"/>
            <w:bCs w:val="0"/>
            <w:sz w:val="22"/>
            <w:szCs w:val="22"/>
            <w:u w:val="single"/>
          </w:rPr>
          <w:t>Scheduled Maintenance</w:t>
        </w:r>
        <w:r>
          <w:rPr>
            <w:b w:val="0"/>
            <w:bCs w:val="0"/>
            <w:sz w:val="22"/>
            <w:szCs w:val="22"/>
          </w:rPr>
          <w:t>.</w:t>
        </w:r>
      </w:ins>
    </w:p>
    <w:p w:rsidR="009E7E07" w:rsidRDefault="00D4478F" w14:paraId="1B21A46D" w14:textId="2AE223DA">
      <w:pPr>
        <w:spacing w:before="120" w:after="120" w:line="276" w:lineRule="auto"/>
        <w:jc w:val="both"/>
        <w:rPr/>
      </w:pPr>
      <w:ins w:author="ANGEL WESLEY" w:date="2026-06-09T19:48:00Z" w:id="452">
        <w:r>
          <w:rPr>
            <w:b/>
            <w:bCs/>
          </w:rPr>
          <w:t>3.1 Notice Period:</w:t>
        </w:r>
        <w:r>
          <w:t xml:space="preserve"> Signify must provide Mal Digital Ltd with at least seven (7) business days prior written notice for any routine scheduled maintenance that may cause service degradation.</w:t>
        </w:r>
      </w:ins>
    </w:p>
    <w:p w:rsidR="009E7E07" w:rsidRDefault="00D4478F" w14:paraId="74AD98A6" w14:textId="31E8B653">
      <w:pPr>
        <w:spacing w:before="120" w:after="240" w:line="276" w:lineRule="auto"/>
        <w:jc w:val="both"/>
        <w:rPr/>
      </w:pPr>
      <w:ins w:author="ANGEL WESLEY" w:date="2026-06-09T19:48:00Z" w:id="454">
        <w:r>
          <w:rPr>
            <w:b/>
            <w:bCs/>
          </w:rPr>
          <w:t>3.2 Permitted Windows:</w:t>
        </w:r>
        <w:r>
          <w:t xml:space="preserve"> Maintenance must be performed during off-peak hours (specifically defined as Sunday between 01:00 AM and 04:00 AM UTC) to minimize impact on active cardholders.</w:t>
        </w:r>
      </w:ins>
    </w:p>
    <w:p w:rsidR="009E7E07" w:rsidRDefault="00D4478F" w14:paraId="42C61B34" w14:textId="58FA5200">
      <w:pPr>
        <w:pStyle w:val="Heading2"/>
        <w:spacing w:before="0" w:after="80" w:line="276" w:lineRule="auto"/>
        <w:rPr>
          <w:b w:val="0"/>
          <w:bCs w:val="0"/>
          <w:sz w:val="22"/>
          <w:szCs w:val="22"/>
        </w:rPr>
      </w:pPr>
      <w:bookmarkStart w:name="_86pg4ca6o0q2" w:id="456"/>
      <w:bookmarkEnd w:id="456"/>
      <w:ins w:author="ANGEL WESLEY" w:date="2026-06-09T19:48:00Z" w:id="457">
        <w:r>
          <w:rPr>
            <w:b w:val="0"/>
            <w:bCs w:val="0"/>
            <w:sz w:val="22"/>
            <w:szCs w:val="22"/>
          </w:rPr>
          <w:t xml:space="preserve">4. </w:t>
        </w:r>
        <w:r>
          <w:rPr>
            <w:b w:val="0"/>
            <w:bCs w:val="0"/>
            <w:sz w:val="22"/>
            <w:szCs w:val="22"/>
          </w:rPr>
          <w:tab/>
        </w:r>
        <w:r>
          <w:rPr>
            <w:b w:val="0"/>
            <w:bCs w:val="0"/>
            <w:sz w:val="22"/>
            <w:szCs w:val="22"/>
            <w:u w:val="single"/>
          </w:rPr>
          <w:t>Service Credits and Remediation for Platform Faults</w:t>
        </w:r>
        <w:r>
          <w:rPr>
            <w:b w:val="0"/>
            <w:bCs w:val="0"/>
            <w:sz w:val="22"/>
            <w:szCs w:val="22"/>
          </w:rPr>
          <w:t>.</w:t>
        </w:r>
      </w:ins>
    </w:p>
    <w:p w:rsidR="009E7E07" w:rsidRDefault="00D4478F" w14:paraId="450E8051" w14:textId="77777777">
      <w:pPr>
        <w:pStyle w:val="Heading3"/>
        <w:spacing w:before="0" w:after="80" w:line="276" w:lineRule="auto"/>
        <w:rPr>
          <w:sz w:val="22"/>
          <w:szCs w:val="22"/>
        </w:rPr>
      </w:pPr>
      <w:bookmarkStart w:name="_aknjyecjrf6b" w:id="459"/>
      <w:bookmarkEnd w:id="459"/>
      <w:ins w:author="ANGEL WESLEY" w:date="2026-06-09T19:48:00Z" w:id="460">
        <w:r>
          <w:rPr>
            <w:sz w:val="22"/>
            <w:szCs w:val="22"/>
          </w:rPr>
          <w:t>4.1 Service Credit Structure</w:t>
        </w:r>
      </w:ins>
    </w:p>
    <w:p w:rsidR="009E7E07" w:rsidRDefault="00D4478F" w14:paraId="585D88E1" w14:textId="77777777">
      <w:pPr>
        <w:spacing w:after="240" w:line="276" w:lineRule="auto"/>
        <w:jc w:val="both"/>
        <w:rPr/>
      </w:pPr>
      <w:ins w:author="ANGEL WESLEY" w:date="2026-06-09T19:48:00Z" w:id="462">
        <w:r>
          <w:t>If Signify fails to meet the 99.99% Card Authorization or 99.90% Core API uptime targets in any given calendar month, Mal Digital Ltd shall be entitled to receive Service Credits applied against the next monthly invoice. Credits are calculated as a percentage of the cumulative fees owed to Signify for that month (including Platform Minimums and Transaction Fees):</w:t>
        </w:r>
      </w:ins>
    </w:p>
    <w:p w:rsidR="009E7E07" w:rsidRDefault="00D4478F" w14:paraId="10FB9A9B" w14:textId="77777777">
      <w:pPr>
        <w:pStyle w:val="ListParagraph"/>
        <w:numPr>
          <w:ilvl w:val="0"/>
          <w:numId w:val="37"/>
        </w:numPr>
        <w:spacing w:before="120" w:after="120" w:line="276" w:lineRule="auto"/>
        <w:ind w:left="1080"/>
        <w:contextualSpacing w:val="0"/>
        <w:rPr/>
      </w:pPr>
      <w:ins w:author="ANGEL WESLEY" w:date="2026-06-09T19:48:00Z" w:id="464">
        <w:r>
          <w:rPr>
            <w:rFonts w:ascii="Arial Unicode MS" w:hAnsi="Arial Unicode MS" w:eastAsia="Arial Unicode MS" w:cs="Arial Unicode MS"/>
            <w:b/>
            <w:bCs/>
          </w:rPr>
          <w:t>Uptime below Target but ≥ 99.0%:</w:t>
        </w:r>
        <w:r>
          <w:t xml:space="preserve"> 10% Service Credit.</w:t>
        </w:r>
      </w:ins>
    </w:p>
    <w:p w:rsidR="009E7E07" w:rsidRDefault="00D4478F" w14:paraId="1B95F799" w14:textId="77777777">
      <w:pPr>
        <w:pStyle w:val="ListParagraph"/>
        <w:numPr>
          <w:ilvl w:val="0"/>
          <w:numId w:val="37"/>
        </w:numPr>
        <w:spacing w:before="120" w:after="120" w:line="276" w:lineRule="auto"/>
        <w:ind w:left="1080"/>
        <w:contextualSpacing w:val="0"/>
        <w:rPr/>
      </w:pPr>
      <w:ins w:author="ANGEL WESLEY" w:date="2026-06-09T19:48:00Z" w:id="466">
        <w:r>
          <w:rPr>
            <w:rFonts w:ascii="Arial Unicode MS" w:hAnsi="Arial Unicode MS" w:eastAsia="Arial Unicode MS" w:cs="Arial Unicode MS"/>
            <w:b/>
            <w:bCs/>
          </w:rPr>
          <w:lastRenderedPageBreak/>
          <w:t>Uptime below 99.0% but ≥ 98.0%:</w:t>
        </w:r>
        <w:r>
          <w:t xml:space="preserve"> 25% Service Credit.</w:t>
        </w:r>
      </w:ins>
    </w:p>
    <w:p w:rsidR="009E7E07" w:rsidRDefault="00D4478F" w14:paraId="081E5D5C" w14:textId="020BD924">
      <w:pPr>
        <w:pStyle w:val="ListParagraph"/>
        <w:numPr>
          <w:ilvl w:val="0"/>
          <w:numId w:val="37"/>
        </w:numPr>
        <w:spacing w:before="120" w:after="120" w:line="276" w:lineRule="auto"/>
        <w:ind w:left="1080"/>
        <w:contextualSpacing w:val="0"/>
        <w:rPr/>
      </w:pPr>
      <w:ins w:author="ANGEL WESLEY" w:date="2026-06-09T19:48:00Z" w:id="468">
        <w:r>
          <w:rPr>
            <w:b/>
            <w:bCs/>
          </w:rPr>
          <w:t>Uptime below 98.0%:</w:t>
        </w:r>
        <w:r>
          <w:t xml:space="preserve"> 50% Service Credit.</w:t>
        </w:r>
      </w:ins>
    </w:p>
    <w:p w:rsidR="009E7E07" w:rsidRDefault="00D4478F" w14:paraId="0FF05569" w14:textId="20FF762B">
      <w:pPr>
        <w:pStyle w:val="Heading3"/>
        <w:spacing w:before="0" w:after="80" w:line="276" w:lineRule="auto"/>
        <w:rPr>
          <w:sz w:val="22"/>
          <w:szCs w:val="22"/>
        </w:rPr>
      </w:pPr>
      <w:bookmarkStart w:name="_u0camxp04jif" w:id="470"/>
      <w:bookmarkEnd w:id="470"/>
      <w:ins w:author="ANGEL WESLEY" w:date="2026-06-09T19:48:00Z" w:id="471">
        <w:r>
          <w:rPr>
            <w:sz w:val="22"/>
            <w:szCs w:val="22"/>
          </w:rPr>
          <w:t>4.2 Chronic Non-Performance and Termination</w:t>
        </w:r>
      </w:ins>
    </w:p>
    <w:p w:rsidR="009E7E07" w:rsidRDefault="00D4478F" w14:paraId="12095F76" w14:textId="77777777">
      <w:pPr>
        <w:spacing w:after="240" w:line="276" w:lineRule="auto"/>
        <w:ind w:right="600"/>
        <w:jc w:val="both"/>
        <w:rPr/>
      </w:pPr>
      <w:ins w:author="ANGEL WESLEY" w:date="2026-06-09T19:48:00Z" w:id="473">
        <w:r>
          <w:t>If Signify experiences more than two (2) Severity 1 incidents in any rolling ninety (90) day period, or if monthly Uptime drops below 98.0% for two consecutive months, it shall constitute an uncurable material breach. Under these circumstances, Mal Digital Ltd may terminate the Agreement immediately for cause without penalty or wind-down restrictions.</w:t>
        </w:r>
      </w:ins>
    </w:p>
    <w:p w:rsidR="009E7E07" w:rsidRDefault="00D4478F" w14:paraId="0C9FDBD5" w14:textId="77777777">
      <w:pPr>
        <w:pStyle w:val="Heading3"/>
        <w:spacing w:before="0" w:after="80" w:line="276" w:lineRule="auto"/>
        <w:rPr>
          <w:sz w:val="22"/>
          <w:szCs w:val="22"/>
        </w:rPr>
      </w:pPr>
      <w:bookmarkStart w:name="_7w4hl8biuayk" w:id="475"/>
      <w:bookmarkEnd w:id="475"/>
      <w:ins w:author="ANGEL WESLEY" w:date="2026-06-09T19:48:00Z" w:id="476">
        <w:r>
          <w:rPr>
            <w:sz w:val="22"/>
            <w:szCs w:val="22"/>
          </w:rPr>
          <w:t>4.3 Exclusion of Program Losses</w:t>
        </w:r>
      </w:ins>
    </w:p>
    <w:p w:rsidR="009E7E07" w:rsidRDefault="00D4478F" w14:paraId="6BC12310" w14:textId="24AA6013">
      <w:pPr>
        <w:spacing w:after="240" w:line="276" w:lineRule="auto"/>
        <w:jc w:val="both"/>
        <w:rPr/>
      </w:pPr>
      <w:ins w:author="ANGEL WESLEY" w:date="2026-06-09T19:48:00Z" w:id="478">
        <w:r>
          <w:t xml:space="preserve">Any platform downtime, security gaps, or failures to meet the critical response timelines outlined in this </w:t>
        </w:r>
        <w:r>
          <w:rPr>
            <w:b/>
            <w:bCs/>
          </w:rPr>
          <w:t xml:space="preserve">Schedule 5 </w:t>
        </w:r>
        <w:r>
          <w:t>shall automatically categorize subsequent transaction failures as Signify Platform Faults. Mal Digital Ltd is entirely exempt from any liability, chargebacks or fraud losses arising directly or indirectly from these platform faults.</w:t>
        </w:r>
      </w:ins>
    </w:p>
    <w:p w:rsidR="009E7E07" w:rsidRDefault="009E7E07" w14:paraId="6B6B0EDA" w14:textId="77777777">
      <w:pPr>
        <w:pBdr>
          <w:top w:val="none" w:color="000000" w:sz="4" w:space="0"/>
          <w:left w:val="none" w:color="000000" w:sz="4" w:space="0"/>
          <w:bottom w:val="none" w:color="000000" w:sz="4" w:space="0"/>
          <w:right w:val="none" w:color="000000" w:sz="4" w:space="0"/>
          <w:between w:val="none" w:color="000000" w:sz="4" w:space="0"/>
        </w:pBdr>
        <w:spacing w:line="275" w:lineRule="auto"/>
      </w:pPr>
    </w:p>
    <w:sectPr w:rsidR="009E7E07">
      <w:footerReference w:type="default" r:id="rId12"/>
      <w:pgSz w:w="12240" w:h="15840"/>
      <w:pgMar w:top="1440" w:right="1440" w:bottom="1080" w:left="1440" w:header="0" w:footer="38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 w:author="Tess K" w:date="2026-06-15T08:57:00Z" w:id="2">
    <w:p w:rsidR="009E7E07" w:rsidRDefault="002C3F94" w14:paraId="0000000F" w14:textId="0000000F">
      <w:r>
        <w:rPr>
          <w:rStyle w:val="CommentReference"/>
        </w:rPr>
        <w:annotationRef/>
      </w:r>
      <w:r w:rsidR="00D4478F">
        <w:t xml:space="preserve">Cannot accept this deletion. Specific responsibilities may be negotiated in the affiliate agreement if applicable. </w:t>
      </w:r>
    </w:p>
  </w:comment>
  <w:comment w:initials="" w:author="Tess K" w:date="2026-06-15T08:58:00Z" w:id="3">
    <w:p w:rsidR="009E7E07" w:rsidRDefault="002C3F94" w14:paraId="0000000E" w14:textId="0000000E">
      <w:r>
        <w:rPr>
          <w:rStyle w:val="CommentReference"/>
        </w:rPr>
        <w:annotationRef/>
      </w:r>
      <w:r w:rsidR="00D4478F">
        <w:t>ok</w:t>
      </w:r>
    </w:p>
  </w:comment>
  <w:comment w:initials="TK" w:author="Tess K" w:date="2026-06-15T09:01:00Z" w:id="18">
    <w:p w:rsidR="009E7E07" w:rsidRDefault="002C3F94" w14:paraId="0000000D" w14:textId="0000000D">
      <w:r>
        <w:rPr>
          <w:rStyle w:val="CommentReference"/>
        </w:rPr>
        <w:annotationRef/>
      </w:r>
      <w:r w:rsidR="00D4478F">
        <w:t>ok</w:t>
      </w:r>
    </w:p>
  </w:comment>
  <w:comment w:initials="TKW" w:author="TKeppler" w:date="2026-06-15T09:43:00Z" w:id="37">
    <w:p w:rsidR="009E7E07" w:rsidRDefault="002C3F94" w14:paraId="0000000C" w14:textId="0000000C">
      <w:r>
        <w:rPr>
          <w:rStyle w:val="CommentReference"/>
        </w:rPr>
        <w:annotationRef/>
      </w:r>
      <w:r w:rsidR="00D4478F">
        <w:t>7.2 is rejected. Partner's rights with respect to updates to the Platform Terms are governed by 7.4 of the Platform Terms, which provides that Partner's sole and exclusive remedy in the event it does not agree with any update is to terminate its use of the Services in accordance with the wind-down procedures set forth in 4.11 of the Platform Terms.</w:t>
      </w:r>
    </w:p>
  </w:comment>
  <w:comment w:initials="TKW" w:author="TKeppler" w:date="2026-06-15T09:48:00Z" w:id="42">
    <w:p w:rsidR="009E7E07" w:rsidRDefault="002C3F94" w14:paraId="0000000B" w14:textId="0000000B">
      <w:r>
        <w:rPr>
          <w:rStyle w:val="CommentReference"/>
        </w:rPr>
        <w:annotationRef/>
      </w:r>
      <w:r w:rsidR="00D4478F">
        <w:t xml:space="preserve">7.3 rejected; Rain needs flexibility to modify card programs in response to network rule changes, regulatory requirements, or fraud events. </w:t>
      </w:r>
    </w:p>
  </w:comment>
  <w:comment w:initials="TK" w:author="Tess Keppler" w:date="2026-06-15T11:09:00Z" w:id="47">
    <w:p w:rsidR="009E7E07" w:rsidRDefault="002C3F94" w14:paraId="0000000A" w14:textId="0000000A">
      <w:r>
        <w:t xml:space="preserve">+chrisg@rain.xyz  can we offer this compromise language?</w:t>
      </w:r>
    </w:p>
  </w:comment>
  <w:comment w:initials="TKW" w:author="TKeppler" w:date="2026-06-15T10:00:00Z" w:id="63">
    <w:p w:rsidR="009E7E07" w:rsidRDefault="002C3F94" w14:paraId="00000009" w14:textId="00000009">
      <w:r>
        <w:rPr>
          <w:rStyle w:val="CommentReference"/>
        </w:rPr>
        <w:annotationRef/>
      </w:r>
      <w:r w:rsidR="00D4478F">
        <w:t>ok</w:t>
      </w:r>
    </w:p>
  </w:comment>
  <w:comment w:initials="TKW" w:author="TKeppler" w:date="2026-06-15T10:16:00Z" w:id="88">
    <w:p w:rsidR="009E7E07" w:rsidRDefault="002C3F94" w14:paraId="00000008" w14:textId="00000008">
      <w:r>
        <w:rPr>
          <w:rStyle w:val="CommentReference"/>
        </w:rPr>
        <w:annotationRef/>
      </w:r>
      <w:r w:rsidR="00D4478F">
        <w:t>$250 max flat late fee is not acceptable; we can agree to max of 1.5%</w:t>
      </w:r>
    </w:p>
  </w:comment>
  <w:comment w:initials="TKW" w:author="TKeppler" w:date="2026-06-15T10:18:00Z" w:id="92">
    <w:p w:rsidR="009E7E07" w:rsidRDefault="002C3F94" w14:paraId="00000007" w14:textId="00000007">
      <w:r>
        <w:rPr>
          <w:rStyle w:val="CommentReference"/>
        </w:rPr>
        <w:annotationRef/>
      </w:r>
      <w:r w:rsidR="00D4478F">
        <w:t>See notes in Schedule 5</w:t>
      </w:r>
    </w:p>
  </w:comment>
  <w:comment w:initials="TKW" w:author="TKeppler" w:date="2026-06-15T10:21:00Z" w:id="98">
    <w:p w:rsidR="009E7E07" w:rsidRDefault="002C3F94" w14:paraId="00000006" w14:textId="00000006">
      <w:r>
        <w:rPr>
          <w:rStyle w:val="CommentReference"/>
        </w:rPr>
        <w:annotationRef/>
      </w:r>
      <w:r w:rsidR="00D4478F">
        <w:t>Signify's indemnification obligations are governed by section 12 of the platform terms -- partner already has indemnification rights with respect to signify's gross negligence, willful misconduct, fraud, security breaches, and misrepresentations. 12.2 limitations of liability shall apply.</w:t>
      </w:r>
    </w:p>
  </w:comment>
  <w:comment w:initials="TK" w:author="Tess Keppler" w:date="2026-06-15T11:13:00Z" w:id="109">
    <w:p w:rsidR="009E7E07" w:rsidRDefault="002C3F94" w14:paraId="00000005" w14:textId="00000005">
      <w:r>
        <w:t xml:space="preserve">+chrisg@rain.xyz  can we offer this compromise, operationally speaking?</w:t>
      </w:r>
    </w:p>
  </w:comment>
  <w:comment w:initials="TKW" w:author="TKeppler" w:date="2026-06-15T10:28:00Z" w:id="116">
    <w:p w:rsidR="009E7E07" w:rsidRDefault="002C3F94" w14:paraId="00000004" w14:textId="00000004">
      <w:r>
        <w:rPr>
          <w:rStyle w:val="CommentReference"/>
        </w:rPr>
        <w:annotationRef/>
      </w:r>
      <w:r w:rsidR="00D4478F">
        <w:t>ok</w:t>
      </w:r>
    </w:p>
  </w:comment>
  <w:comment w:initials="TK" w:author="Tess Keppler" w:date="2026-06-15T11:12:00Z" w:id="140">
    <w:p w:rsidR="009E7E07" w:rsidRDefault="002C3F94" w14:paraId="00000003" w14:textId="00000003">
      <w:r>
        <w:t xml:space="preserve">+kay@rain.xyz  commercial decision</w:t>
      </w:r>
    </w:p>
  </w:comment>
  <w:comment w:initials="TKW" w:author="TKeppler" w:date="2026-06-15T10:36:00Z" w:id="158">
    <w:p w:rsidR="009E7E07" w:rsidRDefault="002C3F94" w14:paraId="00000002" w14:textId="00000002">
      <w:r>
        <w:rPr>
          <w:rStyle w:val="CommentReference"/>
        </w:rPr>
        <w:annotationRef/>
      </w:r>
      <w:r w:rsidR="00D4478F">
        <w:t>rejected; Rain needs to maintain this discretion</w:t>
      </w:r>
    </w:p>
  </w:comment>
  <w:comment w:initials="TK" w:author="Tess Keppler" w:date="2026-06-15T11:09:00Z" w:id="352">
    <w:p w:rsidR="009E7E07" w:rsidRDefault="002C3F94" w14:paraId="00000001" w14:textId="00000001">
      <w:r>
        <w:t xml:space="preserve">+kay@rain.xyz  requires commercial discussion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0F" w15:done="0"/>
  <w15:commentEx w15:paraId="0000000E" w15:done="0"/>
  <w15:commentEx w15:paraId="0000000D" w15:done="0"/>
  <w15:commentEx w15:paraId="0000000C" w15:done="0"/>
  <w15:commentEx w15:paraId="0000000B" w15:done="0"/>
  <w15:commentEx w15:paraId="0000000A" w15:done="0"/>
  <w15:commentEx w15:paraId="00000009" w15:done="0"/>
  <w15:commentEx w15:paraId="00000008" w15:done="0"/>
  <w15:commentEx w15:paraId="00000007" w15:done="0"/>
  <w15:commentEx w15:paraId="00000006" w15:done="0"/>
  <w15:commentEx w15:paraId="00000005" w15:done="0"/>
  <w15:commentEx w15:paraId="00000004" w15:done="0"/>
  <w15:commentEx w15:paraId="00000003" w15:done="0"/>
  <w15:commentEx w15:paraId="00000002" w15:done="0"/>
  <w15:commentEx w15:paraId="000000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7C9B11" w16cex:dateUtc="2026-06-15T13:01:00Z"/>
  <w16cex:commentExtensible w16cex:durableId="2102219F" w16cex:dateUtc="2026-06-15T13:43:00Z"/>
  <w16cex:commentExtensible w16cex:durableId="04C30985" w16cex:dateUtc="2026-06-15T13:48:00Z"/>
  <w16cex:commentExtensible w16cex:durableId="5AEBEC2F" w16cex:dateUtc="2026-06-15T15:09:00Z"/>
  <w16cex:commentExtensible w16cex:durableId="24F6A7AA" w16cex:dateUtc="2026-06-15T14:00:00Z"/>
  <w16cex:commentExtensible w16cex:durableId="1356F74D" w16cex:dateUtc="2026-06-15T14:16:00Z"/>
  <w16cex:commentExtensible w16cex:durableId="35C03323" w16cex:dateUtc="2026-06-15T14:18:00Z"/>
  <w16cex:commentExtensible w16cex:durableId="50611493" w16cex:dateUtc="2026-06-15T14:21:00Z"/>
  <w16cex:commentExtensible w16cex:durableId="2290896C" w16cex:dateUtc="2026-06-15T15:13:00Z"/>
  <w16cex:commentExtensible w16cex:durableId="00217252" w16cex:dateUtc="2026-06-15T14:28:00Z"/>
  <w16cex:commentExtensible w16cex:durableId="2EC42FD5" w16cex:dateUtc="2026-06-15T15:12:00Z"/>
  <w16cex:commentExtensible w16cex:durableId="74E56F10" w16cex:dateUtc="2026-06-15T14:36:00Z"/>
  <w16cex:commentExtensible w16cex:durableId="1D4613C6" w16cex:dateUtc="2026-06-15T15: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0F" w16cid:durableId="221E28DD"/>
  <w16cid:commentId w16cid:paraId="0000000E" w16cid:durableId="6EDA76EE"/>
  <w16cid:commentId w16cid:paraId="0000000D" w16cid:durableId="737C9B11"/>
  <w16cid:commentId w16cid:paraId="0000000C" w16cid:durableId="2102219F"/>
  <w16cid:commentId w16cid:paraId="0000000B" w16cid:durableId="04C30985"/>
  <w16cid:commentId w16cid:paraId="0000000A" w16cid:durableId="5AEBEC2F"/>
  <w16cid:commentId w16cid:paraId="00000009" w16cid:durableId="24F6A7AA"/>
  <w16cid:commentId w16cid:paraId="00000008" w16cid:durableId="1356F74D"/>
  <w16cid:commentId w16cid:paraId="00000007" w16cid:durableId="35C03323"/>
  <w16cid:commentId w16cid:paraId="00000006" w16cid:durableId="50611493"/>
  <w16cid:commentId w16cid:paraId="00000005" w16cid:durableId="2290896C"/>
  <w16cid:commentId w16cid:paraId="00000004" w16cid:durableId="00217252"/>
  <w16cid:commentId w16cid:paraId="00000003" w16cid:durableId="2EC42FD5"/>
  <w16cid:commentId w16cid:paraId="00000002" w16cid:durableId="74E56F10"/>
  <w16cid:commentId w16cid:paraId="00000001" w16cid:durableId="1D4613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3E413" w14:textId="77777777" w:rsidR="00E57E04" w:rsidRDefault="00E57E04">
      <w:r>
        <w:separator/>
      </w:r>
    </w:p>
  </w:endnote>
  <w:endnote w:type="continuationSeparator" w:id="0">
    <w:p w14:paraId="597A0A57" w14:textId="77777777" w:rsidR="00E57E04" w:rsidRDefault="00E57E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Inter">
    <w:altName w:val="Calibri"/>
    <w:panose1 w:val="020B0604020202020204"/>
    <w:charset w:val="00"/>
    <w:family w:val="auto"/>
    <w:pitch w:val="variable"/>
    <w:sig w:usb0="E0000AFF" w:usb1="5200A1FF" w:usb2="00000021"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0529238"/>
      <w:docPartObj>
        <w:docPartGallery w:val="Page Numbers (Bottom of Page)"/>
        <w:docPartUnique/>
      </w:docPartObj>
    </w:sdtPr>
    <w:sdtEndPr/>
    <w:sdtContent>
      <w:p w14:paraId="03A05DE6" w14:textId="4CF4A91E" w:rsidR="009E7E07" w:rsidRDefault="00D4478F">
        <w:pPr>
          <w:pStyle w:val="Footer"/>
          <w:jc w:val="center"/>
        </w:pPr>
        <w:ins w:id="479" w:author="ANGEL WESLEY" w:date="2026-06-09T19:48:00Z">
          <w:r>
            <w:fldChar w:fldCharType="begin"/>
          </w:r>
          <w:r>
            <w:instrText xml:space="preserve"> PAGE   \* MERGEFORMAT </w:instrText>
          </w:r>
          <w:r>
            <w:fldChar w:fldCharType="separate"/>
          </w:r>
          <w:r>
            <w:t>2</w:t>
          </w:r>
          <w:r>
            <w:fldChar w:fldCharType="end"/>
          </w:r>
        </w:ins>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6C16E" w14:textId="77777777" w:rsidR="00E57E04" w:rsidRDefault="00E57E04">
      <w:r>
        <w:separator/>
      </w:r>
    </w:p>
  </w:footnote>
  <w:footnote w:type="continuationSeparator" w:id="0">
    <w:p w14:paraId="79C84706" w14:textId="77777777" w:rsidR="00E57E04" w:rsidRDefault="00E57E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1011"/>
    <w:multiLevelType w:val="multilevel"/>
    <w:tmpl w:val="CC62761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68242D"/>
    <w:multiLevelType w:val="multilevel"/>
    <w:tmpl w:val="4132A59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1A1130"/>
    <w:multiLevelType w:val="multilevel"/>
    <w:tmpl w:val="62D85DCC"/>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3E74247"/>
    <w:multiLevelType w:val="multilevel"/>
    <w:tmpl w:val="E17A871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DC5E71"/>
    <w:multiLevelType w:val="multilevel"/>
    <w:tmpl w:val="72AA5D6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9EC2ABC"/>
    <w:multiLevelType w:val="multilevel"/>
    <w:tmpl w:val="B3F43FF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433435"/>
    <w:multiLevelType w:val="multilevel"/>
    <w:tmpl w:val="1618DE3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5945026"/>
    <w:multiLevelType w:val="multilevel"/>
    <w:tmpl w:val="E22AF00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F174860"/>
    <w:multiLevelType w:val="multilevel"/>
    <w:tmpl w:val="63AC4F2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24129BB"/>
    <w:multiLevelType w:val="multilevel"/>
    <w:tmpl w:val="0820314C"/>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32B50B3F"/>
    <w:multiLevelType w:val="multilevel"/>
    <w:tmpl w:val="3D9E526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7B30F87"/>
    <w:multiLevelType w:val="multilevel"/>
    <w:tmpl w:val="EBE2D8E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9EE2896"/>
    <w:multiLevelType w:val="multilevel"/>
    <w:tmpl w:val="AB9AD9E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ABF72FC"/>
    <w:multiLevelType w:val="multilevel"/>
    <w:tmpl w:val="7CD2E5A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BED3F14"/>
    <w:multiLevelType w:val="multilevel"/>
    <w:tmpl w:val="095C5C88"/>
    <w:lvl w:ilvl="0">
      <w:start w:val="7"/>
      <w:numFmt w:val="decimal"/>
      <w:lvlText w:val="%1"/>
      <w:lvlJc w:val="left"/>
      <w:pPr>
        <w:ind w:left="360" w:hanging="360"/>
      </w:pPr>
      <w:rPr>
        <w:rFonts w:hint="default"/>
        <w:b/>
        <w:color w:val="000000"/>
      </w:rPr>
    </w:lvl>
    <w:lvl w:ilvl="1">
      <w:start w:val="1"/>
      <w:numFmt w:val="decimal"/>
      <w:lvlText w:val="%1.%2"/>
      <w:lvlJc w:val="left"/>
      <w:pPr>
        <w:ind w:left="360" w:hanging="360"/>
      </w:pPr>
      <w:rPr>
        <w:rFonts w:hint="default"/>
        <w:b/>
        <w:color w:val="000000"/>
      </w:rPr>
    </w:lvl>
    <w:lvl w:ilvl="2">
      <w:start w:val="1"/>
      <w:numFmt w:val="decimal"/>
      <w:lvlText w:val="%1.%2.%3"/>
      <w:lvlJc w:val="left"/>
      <w:pPr>
        <w:ind w:left="720" w:hanging="720"/>
      </w:pPr>
      <w:rPr>
        <w:rFonts w:hint="default"/>
        <w:b/>
        <w:color w:val="000000"/>
      </w:rPr>
    </w:lvl>
    <w:lvl w:ilvl="3">
      <w:start w:val="1"/>
      <w:numFmt w:val="decimal"/>
      <w:lvlText w:val="%1.%2.%3.%4"/>
      <w:lvlJc w:val="left"/>
      <w:pPr>
        <w:ind w:left="720" w:hanging="720"/>
      </w:pPr>
      <w:rPr>
        <w:rFonts w:hint="default"/>
        <w:b/>
        <w:color w:val="000000"/>
      </w:rPr>
    </w:lvl>
    <w:lvl w:ilvl="4">
      <w:start w:val="1"/>
      <w:numFmt w:val="decimal"/>
      <w:lvlText w:val="%1.%2.%3.%4.%5"/>
      <w:lvlJc w:val="left"/>
      <w:pPr>
        <w:ind w:left="1080" w:hanging="1080"/>
      </w:pPr>
      <w:rPr>
        <w:rFonts w:hint="default"/>
        <w:b/>
        <w:color w:val="000000"/>
      </w:rPr>
    </w:lvl>
    <w:lvl w:ilvl="5">
      <w:start w:val="1"/>
      <w:numFmt w:val="decimal"/>
      <w:lvlText w:val="%1.%2.%3.%4.%5.%6"/>
      <w:lvlJc w:val="left"/>
      <w:pPr>
        <w:ind w:left="1080" w:hanging="1080"/>
      </w:pPr>
      <w:rPr>
        <w:rFonts w:hint="default"/>
        <w:b/>
        <w:color w:val="000000"/>
      </w:rPr>
    </w:lvl>
    <w:lvl w:ilvl="6">
      <w:start w:val="1"/>
      <w:numFmt w:val="decimal"/>
      <w:lvlText w:val="%1.%2.%3.%4.%5.%6.%7"/>
      <w:lvlJc w:val="left"/>
      <w:pPr>
        <w:ind w:left="1440" w:hanging="1440"/>
      </w:pPr>
      <w:rPr>
        <w:rFonts w:hint="default"/>
        <w:b/>
        <w:color w:val="000000"/>
      </w:rPr>
    </w:lvl>
    <w:lvl w:ilvl="7">
      <w:start w:val="1"/>
      <w:numFmt w:val="decimal"/>
      <w:lvlText w:val="%1.%2.%3.%4.%5.%6.%7.%8"/>
      <w:lvlJc w:val="left"/>
      <w:pPr>
        <w:ind w:left="1440" w:hanging="1440"/>
      </w:pPr>
      <w:rPr>
        <w:rFonts w:hint="default"/>
        <w:b/>
        <w:color w:val="000000"/>
      </w:rPr>
    </w:lvl>
    <w:lvl w:ilvl="8">
      <w:start w:val="1"/>
      <w:numFmt w:val="decimal"/>
      <w:lvlText w:val="%1.%2.%3.%4.%5.%6.%7.%8.%9"/>
      <w:lvlJc w:val="left"/>
      <w:pPr>
        <w:ind w:left="1800" w:hanging="1800"/>
      </w:pPr>
      <w:rPr>
        <w:rFonts w:hint="default"/>
        <w:b/>
        <w:color w:val="000000"/>
      </w:rPr>
    </w:lvl>
  </w:abstractNum>
  <w:abstractNum w:abstractNumId="15" w15:restartNumberingAfterBreak="0">
    <w:nsid w:val="419B279F"/>
    <w:multiLevelType w:val="multilevel"/>
    <w:tmpl w:val="D51883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419489F"/>
    <w:multiLevelType w:val="multilevel"/>
    <w:tmpl w:val="B0F2C8F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7414A4F"/>
    <w:multiLevelType w:val="multilevel"/>
    <w:tmpl w:val="CB5AE82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A155405"/>
    <w:multiLevelType w:val="multilevel"/>
    <w:tmpl w:val="F5C2BDC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CD53F2E"/>
    <w:multiLevelType w:val="multilevel"/>
    <w:tmpl w:val="FA0AE5E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D527DAF"/>
    <w:multiLevelType w:val="multilevel"/>
    <w:tmpl w:val="CF80FDA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E2C3422"/>
    <w:multiLevelType w:val="multilevel"/>
    <w:tmpl w:val="638EB98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50760CCA"/>
    <w:multiLevelType w:val="multilevel"/>
    <w:tmpl w:val="72385B1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08243CC"/>
    <w:multiLevelType w:val="multilevel"/>
    <w:tmpl w:val="A7FE359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77311B2"/>
    <w:multiLevelType w:val="multilevel"/>
    <w:tmpl w:val="33F6C69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87D7B18"/>
    <w:multiLevelType w:val="multilevel"/>
    <w:tmpl w:val="2C2AC66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8D947BE"/>
    <w:multiLevelType w:val="multilevel"/>
    <w:tmpl w:val="D0FE5682"/>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97F1413"/>
    <w:multiLevelType w:val="multilevel"/>
    <w:tmpl w:val="5E30C3E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A2053C3"/>
    <w:multiLevelType w:val="multilevel"/>
    <w:tmpl w:val="CA6878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65577BBA"/>
    <w:multiLevelType w:val="multilevel"/>
    <w:tmpl w:val="B6B4A91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61451BA"/>
    <w:multiLevelType w:val="multilevel"/>
    <w:tmpl w:val="D010998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69C1585F"/>
    <w:multiLevelType w:val="multilevel"/>
    <w:tmpl w:val="1F0EA19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A29644E"/>
    <w:multiLevelType w:val="multilevel"/>
    <w:tmpl w:val="D49E47C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AB2007C"/>
    <w:multiLevelType w:val="multilevel"/>
    <w:tmpl w:val="697650C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4" w15:restartNumberingAfterBreak="0">
    <w:nsid w:val="6AC83B04"/>
    <w:multiLevelType w:val="multilevel"/>
    <w:tmpl w:val="3EFCB10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6E9E7001"/>
    <w:multiLevelType w:val="multilevel"/>
    <w:tmpl w:val="923C8B7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717262E6"/>
    <w:multiLevelType w:val="multilevel"/>
    <w:tmpl w:val="B2085B0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1B63169"/>
    <w:multiLevelType w:val="multilevel"/>
    <w:tmpl w:val="B0AA180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73124A4B"/>
    <w:multiLevelType w:val="multilevel"/>
    <w:tmpl w:val="E50A4A42"/>
    <w:lvl w:ilvl="0">
      <w:start w:val="1"/>
      <w:numFmt w:val="lowerLetter"/>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7B194AC9"/>
    <w:multiLevelType w:val="multilevel"/>
    <w:tmpl w:val="9410B58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39302223">
    <w:abstractNumId w:val="29"/>
  </w:num>
  <w:num w:numId="2" w16cid:durableId="387534012">
    <w:abstractNumId w:val="20"/>
  </w:num>
  <w:num w:numId="3" w16cid:durableId="535626759">
    <w:abstractNumId w:val="13"/>
  </w:num>
  <w:num w:numId="4" w16cid:durableId="1148791610">
    <w:abstractNumId w:val="17"/>
  </w:num>
  <w:num w:numId="5" w16cid:durableId="1918904844">
    <w:abstractNumId w:val="25"/>
  </w:num>
  <w:num w:numId="6" w16cid:durableId="598293439">
    <w:abstractNumId w:val="3"/>
  </w:num>
  <w:num w:numId="7" w16cid:durableId="257908949">
    <w:abstractNumId w:val="27"/>
  </w:num>
  <w:num w:numId="8" w16cid:durableId="1162624343">
    <w:abstractNumId w:val="6"/>
  </w:num>
  <w:num w:numId="9" w16cid:durableId="411506639">
    <w:abstractNumId w:val="39"/>
  </w:num>
  <w:num w:numId="10" w16cid:durableId="361980284">
    <w:abstractNumId w:val="5"/>
  </w:num>
  <w:num w:numId="11" w16cid:durableId="1741633056">
    <w:abstractNumId w:val="34"/>
  </w:num>
  <w:num w:numId="12" w16cid:durableId="235358177">
    <w:abstractNumId w:val="38"/>
  </w:num>
  <w:num w:numId="13" w16cid:durableId="424351144">
    <w:abstractNumId w:val="21"/>
  </w:num>
  <w:num w:numId="14" w16cid:durableId="259217236">
    <w:abstractNumId w:val="4"/>
  </w:num>
  <w:num w:numId="15" w16cid:durableId="1097944424">
    <w:abstractNumId w:val="37"/>
  </w:num>
  <w:num w:numId="16" w16cid:durableId="1519389761">
    <w:abstractNumId w:val="35"/>
  </w:num>
  <w:num w:numId="17" w16cid:durableId="1902204440">
    <w:abstractNumId w:val="0"/>
  </w:num>
  <w:num w:numId="18" w16cid:durableId="2092504774">
    <w:abstractNumId w:val="24"/>
  </w:num>
  <w:num w:numId="19" w16cid:durableId="1023553830">
    <w:abstractNumId w:val="10"/>
  </w:num>
  <w:num w:numId="20" w16cid:durableId="804733999">
    <w:abstractNumId w:val="19"/>
  </w:num>
  <w:num w:numId="21" w16cid:durableId="1471358861">
    <w:abstractNumId w:val="36"/>
  </w:num>
  <w:num w:numId="22" w16cid:durableId="244270856">
    <w:abstractNumId w:val="1"/>
  </w:num>
  <w:num w:numId="23" w16cid:durableId="2134322245">
    <w:abstractNumId w:val="14"/>
  </w:num>
  <w:num w:numId="24" w16cid:durableId="1308628042">
    <w:abstractNumId w:val="9"/>
  </w:num>
  <w:num w:numId="25" w16cid:durableId="213081258">
    <w:abstractNumId w:val="33"/>
  </w:num>
  <w:num w:numId="26" w16cid:durableId="1216089754">
    <w:abstractNumId w:val="11"/>
  </w:num>
  <w:num w:numId="27" w16cid:durableId="2071882236">
    <w:abstractNumId w:val="18"/>
  </w:num>
  <w:num w:numId="28" w16cid:durableId="605965697">
    <w:abstractNumId w:val="8"/>
  </w:num>
  <w:num w:numId="29" w16cid:durableId="359671284">
    <w:abstractNumId w:val="32"/>
  </w:num>
  <w:num w:numId="30" w16cid:durableId="810168750">
    <w:abstractNumId w:val="7"/>
  </w:num>
  <w:num w:numId="31" w16cid:durableId="2078748780">
    <w:abstractNumId w:val="31"/>
  </w:num>
  <w:num w:numId="32" w16cid:durableId="1134758780">
    <w:abstractNumId w:val="23"/>
  </w:num>
  <w:num w:numId="33" w16cid:durableId="4721556">
    <w:abstractNumId w:val="12"/>
  </w:num>
  <w:num w:numId="34" w16cid:durableId="946084187">
    <w:abstractNumId w:val="15"/>
  </w:num>
  <w:num w:numId="35" w16cid:durableId="1868829613">
    <w:abstractNumId w:val="2"/>
  </w:num>
  <w:num w:numId="36" w16cid:durableId="120194198">
    <w:abstractNumId w:val="22"/>
  </w:num>
  <w:num w:numId="37" w16cid:durableId="84956139">
    <w:abstractNumId w:val="16"/>
  </w:num>
  <w:num w:numId="38" w16cid:durableId="518933634">
    <w:abstractNumId w:val="30"/>
  </w:num>
  <w:num w:numId="39" w16cid:durableId="419454113">
    <w:abstractNumId w:val="28"/>
  </w:num>
  <w:num w:numId="40" w16cid:durableId="583339490">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Keppler">
    <w15:presenceInfo w15:providerId="None" w15:userId="TKeppler"/>
  </w15:person>
  <w15:person w15:author="Tess K">
    <w15:presenceInfo w15:providerId="Windows Live" w15:userId="7861cb08e84d87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E07"/>
    <w:rsid w:val="002C3F94"/>
    <w:rsid w:val="00893FAA"/>
    <w:rsid w:val="009E7E07"/>
    <w:rsid w:val="00BE16A8"/>
    <w:rsid w:val="00D4478F"/>
    <w:rsid w:val="00E57E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64078"/>
  <w15:docId w15:val="{C11B69AD-7044-498A-9C7F-1550BB28A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pBdr>
        <w:top w:val="none" w:sz="4" w:space="0" w:color="000000"/>
        <w:left w:val="none" w:sz="4" w:space="0" w:color="000000"/>
        <w:bottom w:val="none" w:sz="4" w:space="0" w:color="000000"/>
        <w:right w:val="none" w:sz="4" w:space="0" w:color="000000"/>
        <w:between w:val="none" w:sz="4" w:space="0" w:color="000000"/>
      </w:pBdr>
      <w:spacing w:before="240" w:after="240"/>
      <w:outlineLvl w:val="0"/>
    </w:pPr>
    <w:rPr>
      <w:b/>
      <w:bCs/>
      <w:sz w:val="48"/>
      <w:szCs w:val="48"/>
    </w:rPr>
  </w:style>
  <w:style w:type="paragraph" w:styleId="Heading2">
    <w:name w:val="heading 2"/>
    <w:basedOn w:val="Normal"/>
    <w:next w:val="Normal"/>
    <w:link w:val="Heading2Char"/>
    <w:uiPriority w:val="9"/>
    <w:unhideWhenUsed/>
    <w:qFormat/>
    <w:pPr>
      <w:pBdr>
        <w:top w:val="none" w:sz="4" w:space="0" w:color="000000"/>
        <w:left w:val="none" w:sz="4" w:space="0" w:color="000000"/>
        <w:bottom w:val="none" w:sz="4" w:space="0" w:color="000000"/>
        <w:right w:val="none" w:sz="4" w:space="0" w:color="000000"/>
        <w:between w:val="none" w:sz="4" w:space="0" w:color="000000"/>
      </w:pBdr>
      <w:spacing w:before="225" w:after="225"/>
      <w:outlineLvl w:val="1"/>
    </w:pPr>
    <w:rPr>
      <w:b/>
      <w:bCs/>
      <w:sz w:val="36"/>
      <w:szCs w:val="36"/>
    </w:rPr>
  </w:style>
  <w:style w:type="paragraph" w:styleId="Heading3">
    <w:name w:val="heading 3"/>
    <w:basedOn w:val="Normal"/>
    <w:next w:val="Normal"/>
    <w:link w:val="Heading3Char"/>
    <w:uiPriority w:val="9"/>
    <w:unhideWhenUsed/>
    <w:qFormat/>
    <w:pPr>
      <w:pBdr>
        <w:top w:val="none" w:sz="4" w:space="0" w:color="000000"/>
        <w:left w:val="none" w:sz="4" w:space="0" w:color="000000"/>
        <w:bottom w:val="none" w:sz="4" w:space="0" w:color="000000"/>
        <w:right w:val="none" w:sz="4" w:space="0" w:color="000000"/>
        <w:between w:val="none" w:sz="4" w:space="0" w:color="000000"/>
      </w:pBdr>
      <w:spacing w:before="240" w:after="240"/>
      <w:outlineLvl w:val="2"/>
    </w:pPr>
    <w:rPr>
      <w:b/>
      <w:bCs/>
      <w:sz w:val="28"/>
      <w:szCs w:val="28"/>
    </w:rPr>
  </w:style>
  <w:style w:type="paragraph" w:styleId="Heading4">
    <w:name w:val="heading 4"/>
    <w:basedOn w:val="Normal"/>
    <w:next w:val="Normal"/>
    <w:link w:val="Heading4Char"/>
    <w:uiPriority w:val="9"/>
    <w:semiHidden/>
    <w:unhideWhenUsed/>
    <w:qFormat/>
    <w:pPr>
      <w:pBdr>
        <w:top w:val="none" w:sz="4" w:space="0" w:color="000000"/>
        <w:left w:val="none" w:sz="4" w:space="0" w:color="000000"/>
        <w:bottom w:val="none" w:sz="4" w:space="0" w:color="000000"/>
        <w:right w:val="none" w:sz="4" w:space="0" w:color="000000"/>
        <w:between w:val="none" w:sz="4" w:space="0" w:color="000000"/>
      </w:pBdr>
      <w:spacing w:before="255" w:after="255"/>
      <w:outlineLvl w:val="3"/>
    </w:pPr>
    <w:rPr>
      <w:b/>
      <w:bCs/>
      <w:sz w:val="24"/>
      <w:szCs w:val="24"/>
    </w:rPr>
  </w:style>
  <w:style w:type="paragraph" w:styleId="Heading5">
    <w:name w:val="heading 5"/>
    <w:basedOn w:val="Normal"/>
    <w:next w:val="Normal"/>
    <w:link w:val="Heading5Char"/>
    <w:uiPriority w:val="9"/>
    <w:semiHidden/>
    <w:unhideWhenUsed/>
    <w:qFormat/>
    <w:pPr>
      <w:pBdr>
        <w:top w:val="none" w:sz="4" w:space="0" w:color="000000"/>
        <w:left w:val="none" w:sz="4" w:space="0" w:color="000000"/>
        <w:bottom w:val="none" w:sz="4" w:space="0" w:color="000000"/>
        <w:right w:val="none" w:sz="4" w:space="0" w:color="000000"/>
        <w:between w:val="none" w:sz="4" w:space="0" w:color="000000"/>
      </w:pBdr>
      <w:spacing w:before="255" w:after="255"/>
      <w:outlineLvl w:val="4"/>
    </w:pPr>
    <w:rPr>
      <w:b/>
      <w:bCs/>
      <w:sz w:val="18"/>
      <w:szCs w:val="18"/>
    </w:rPr>
  </w:style>
  <w:style w:type="paragraph" w:styleId="Heading6">
    <w:name w:val="heading 6"/>
    <w:basedOn w:val="Normal"/>
    <w:next w:val="Normal"/>
    <w:link w:val="Heading6Char"/>
    <w:uiPriority w:val="9"/>
    <w:semiHidden/>
    <w:unhideWhenUsed/>
    <w:qFormat/>
    <w:pPr>
      <w:pBdr>
        <w:top w:val="none" w:sz="4" w:space="0" w:color="000000"/>
        <w:left w:val="none" w:sz="4" w:space="0" w:color="000000"/>
        <w:bottom w:val="none" w:sz="4" w:space="0" w:color="000000"/>
        <w:right w:val="none" w:sz="4" w:space="0" w:color="000000"/>
        <w:between w:val="none" w:sz="4" w:space="0" w:color="000000"/>
      </w:pBdr>
      <w:spacing w:before="360" w:after="360"/>
      <w:outlineLvl w:val="5"/>
    </w:pPr>
    <w:rPr>
      <w:b/>
      <w:bCs/>
      <w:sz w:val="16"/>
      <w:szCs w:val="16"/>
    </w:rPr>
  </w:style>
  <w:style w:type="paragraph" w:styleId="Heading7">
    <w:name w:val="heading 7"/>
    <w:basedOn w:val="Normal"/>
    <w:next w:val="Normal"/>
    <w:link w:val="Heading7Char"/>
    <w:uiPriority w:val="9"/>
    <w:unhideWhenUsed/>
    <w:qFormat/>
    <w:pPr>
      <w:keepNext/>
      <w:keepLines/>
      <w:spacing w:before="40"/>
      <w:outlineLvl w:val="6"/>
    </w:pPr>
    <w:rPr>
      <w:color w:val="595959" w:themeColor="text1" w:themeTint="A6"/>
    </w:rPr>
  </w:style>
  <w:style w:type="paragraph" w:styleId="Heading8">
    <w:name w:val="heading 8"/>
    <w:basedOn w:val="Normal"/>
    <w:next w:val="Normal"/>
    <w:link w:val="Heading8Char"/>
    <w:uiPriority w:val="9"/>
    <w:unhideWhenUsed/>
    <w:qFormat/>
    <w:pPr>
      <w:keepNext/>
      <w:keepLines/>
      <w:outlineLvl w:val="7"/>
    </w:pPr>
    <w:rPr>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lang w:val="en-US" w:eastAsia="en-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lang w:val="en-US" w:eastAsia="en-US"/>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lang w:val="en-US" w:eastAsia="en-US"/>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lang w:val="en-US" w:eastAsia="en-US"/>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lang w:val="en-US" w:eastAsia="en-US"/>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lang w:val="en-US" w:eastAsia="en-US"/>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lang w:val="en-US" w:eastAsia="en-US"/>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pPr>
    <w:rPr>
      <w:b/>
      <w:bCs/>
      <w:sz w:val="72"/>
      <w:szCs w:val="7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iCs/>
      <w:color w:val="666666"/>
      <w:sz w:val="48"/>
      <w:szCs w:val="48"/>
    </w:rPr>
  </w:style>
  <w:style w:type="table" w:customStyle="1" w:styleId="StGen0">
    <w:name w:val="StGen0"/>
    <w:basedOn w:val="TableNormal0"/>
    <w:tblPr>
      <w:tblStyleRowBandSize w:val="1"/>
      <w:tblStyleColBandSize w:val="1"/>
    </w:tblPr>
  </w:style>
  <w:style w:type="table" w:customStyle="1" w:styleId="StGen1">
    <w:name w:val="StGen1"/>
    <w:basedOn w:val="TableNormal0"/>
    <w:tblPr>
      <w:tblStyleRowBandSize w:val="1"/>
      <w:tblStyleColBandSize w:val="1"/>
    </w:tblPr>
  </w:style>
  <w:style w:type="table" w:customStyle="1" w:styleId="StGen2">
    <w:name w:val="StGen2"/>
    <w:basedOn w:val="TableNormal0"/>
    <w:tblPr>
      <w:tblStyleRowBandSize w:val="1"/>
      <w:tblStyleColBandSize w:val="1"/>
    </w:tblPr>
  </w:style>
  <w:style w:type="table" w:customStyle="1" w:styleId="StGen3">
    <w:name w:val="StGen3"/>
    <w:basedOn w:val="TableNormal0"/>
    <w:tblPr>
      <w:tblStyleRowBandSize w:val="1"/>
      <w:tblStyleColBandSize w:val="1"/>
    </w:tblPr>
  </w:style>
  <w:style w:type="table" w:customStyle="1" w:styleId="StGen4">
    <w:name w:val="StGen4"/>
    <w:basedOn w:val="TableNormal0"/>
    <w:tblPr>
      <w:tblStyleRowBandSize w:val="1"/>
      <w:tblStyleColBandSize w:val="1"/>
    </w:tblPr>
  </w:style>
  <w:style w:type="table" w:customStyle="1" w:styleId="StGen5">
    <w:name w:val="StGen5"/>
    <w:basedOn w:val="TableNormal0"/>
    <w:tblPr>
      <w:tblStyleRowBandSize w:val="1"/>
      <w:tblStyleColBandSize w:val="1"/>
    </w:tblPr>
  </w:style>
  <w:style w:type="table" w:customStyle="1" w:styleId="StGen6">
    <w:name w:val="StGen6"/>
    <w:basedOn w:val="TableNormal0"/>
    <w:tblPr>
      <w:tblStyleRowBandSize w:val="1"/>
      <w:tblStyleColBandSize w:val="1"/>
    </w:tblPr>
  </w:style>
  <w:style w:type="table" w:customStyle="1" w:styleId="StGen7">
    <w:name w:val="StGen7"/>
    <w:basedOn w:val="TableNormal0"/>
    <w:tblPr>
      <w:tblStyleRowBandSize w:val="1"/>
      <w:tblStyleColBandSize w:val="1"/>
    </w:tblPr>
  </w:style>
  <w:style w:type="table" w:customStyle="1" w:styleId="StGen8">
    <w:name w:val="StGen8"/>
    <w:basedOn w:val="TableNormal0"/>
    <w:tblPr>
      <w:tblStyleRowBandSize w:val="1"/>
      <w:tblStyleColBandSize w:val="1"/>
    </w:tblPr>
  </w:style>
  <w:style w:type="table" w:customStyle="1" w:styleId="StGen9">
    <w:name w:val="StGen9"/>
    <w:basedOn w:val="TableNormal0"/>
    <w:tblPr>
      <w:tblStyleRowBandSize w:val="1"/>
      <w:tblStyleColBandSize w:val="1"/>
    </w:tblPr>
  </w:style>
  <w:style w:type="table" w:customStyle="1" w:styleId="StGen10">
    <w:name w:val="StGen10"/>
    <w:basedOn w:val="TableNormal0"/>
    <w:tblPr>
      <w:tblStyleRowBandSize w:val="1"/>
      <w:tblStyleColBandSize w:val="1"/>
    </w:tblPr>
  </w:style>
  <w:style w:type="table" w:customStyle="1" w:styleId="StGen11">
    <w:name w:val="StGen11"/>
    <w:basedOn w:val="TableNormal0"/>
    <w:tblPr>
      <w:tblStyleRowBandSize w:val="1"/>
      <w:tblStyleColBandSize w:val="1"/>
    </w:tbl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style>
  <w:style w:type="character" w:styleId="Hyperlink">
    <w:name w:val="Hyperlink"/>
    <w:basedOn w:val="DefaultParagraphFont"/>
    <w:uiPriority w:val="99"/>
    <w:unhideWhenUsed/>
    <w:rPr>
      <w:color w:val="0000FF" w:themeColor="hyperlink"/>
      <w:u w:val="single"/>
    </w:rPr>
  </w:style>
  <w:style w:type="table" w:customStyle="1" w:styleId="3">
    <w:name w:val="3"/>
    <w:basedOn w:val="TableNormal"/>
    <w:pPr>
      <w:widowControl/>
      <w:spacing w:line="276" w:lineRule="auto"/>
    </w:pPr>
    <w:rPr>
      <w:lang w:val="en" w:eastAsia="en-US"/>
    </w:rPr>
    <w:tblPr>
      <w:tblStyleRowBandSize w:val="1"/>
      <w:tblStyleColBandSize w:val="1"/>
      <w:tblCellMar>
        <w:top w:w="100" w:type="dxa"/>
        <w:left w:w="100" w:type="dxa"/>
        <w:bottom w:w="100" w:type="dxa"/>
        <w:right w:w="100" w:type="dxa"/>
      </w:tblCellMar>
    </w:tblPr>
  </w:style>
  <w:style w:type="table" w:customStyle="1" w:styleId="2">
    <w:name w:val="2"/>
    <w:basedOn w:val="TableNormal"/>
    <w:pPr>
      <w:widowControl/>
      <w:spacing w:line="276" w:lineRule="auto"/>
    </w:pPr>
    <w:rPr>
      <w:lang w:val="en" w:eastAsia="en-US"/>
    </w:rPr>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pPr>
      <w:widowControl/>
      <w:spacing w:before="100" w:beforeAutospacing="1" w:after="100" w:afterAutospacing="1"/>
    </w:pPr>
    <w:rPr>
      <w:rFonts w:ascii="Times New Roman" w:eastAsiaTheme="minorEastAsia" w:hAnsi="Times New Roman" w:cs="Times New Roman"/>
      <w:sz w:val="24"/>
      <w:szCs w:val="24"/>
      <w:lang w:val="en-US" w:eastAsia="en-US"/>
    </w:rPr>
  </w:style>
  <w:style w:type="table" w:customStyle="1" w:styleId="1">
    <w:name w:val="1"/>
    <w:basedOn w:val="TableNormal"/>
    <w:pPr>
      <w:widowControl/>
      <w:spacing w:line="276" w:lineRule="auto"/>
    </w:pPr>
    <w:rPr>
      <w:lang w:val="en" w:eastAsia="en-US"/>
    </w:rPr>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pPr>
      <w:widowControl/>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comments" Target="/word/comments.xml" Id="rId8" /><Relationship Type="http://schemas.openxmlformats.org/officeDocument/2006/relationships/fontTable" Target="/word/fontTable.xml" Id="rId13" /><Relationship Type="http://schemas.openxmlformats.org/officeDocument/2006/relationships/styles" Target="/word/styles.xml" Id="rId3" /><Relationship Type="http://schemas.openxmlformats.org/officeDocument/2006/relationships/endnotes" Target="/word/endnotes.xml" Id="rId7" /><Relationship Type="http://schemas.openxmlformats.org/officeDocument/2006/relationships/footer" Target="/word/footer1.xml" Id="rId12" /><Relationship Type="http://schemas.openxmlformats.org/officeDocument/2006/relationships/numbering" Target="/word/numbering.xml" Id="rId2" /><Relationship Type="http://schemas.openxmlformats.org/officeDocument/2006/relationships/customXml" Target="/customXml/item1.xml" Id="rId1" /><Relationship Type="http://schemas.openxmlformats.org/officeDocument/2006/relationships/footnotes" Target="/word/footnotes.xml" Id="rId6" /><Relationship Type="http://schemas.microsoft.com/office/2018/08/relationships/commentsExtensible" Target="/word/commentsExtensible.xml" Id="rId11" /><Relationship Type="http://schemas.openxmlformats.org/officeDocument/2006/relationships/webSettings" Target="/word/webSettings.xml" Id="rId5" /><Relationship Type="http://schemas.openxmlformats.org/officeDocument/2006/relationships/theme" Target="/word/theme/theme1.xml" Id="rId15" /><Relationship Type="http://schemas.microsoft.com/office/2016/09/relationships/commentsIds" Target="/word/commentsIds.xml" Id="rId10" /><Relationship Type="http://schemas.openxmlformats.org/officeDocument/2006/relationships/settings" Target="/word/settings.xml" Id="rId4" /><Relationship Type="http://schemas.microsoft.com/office/2011/relationships/commentsExtended" Target="/word/commentsExtended.xml" Id="rId9" /><Relationship Type="http://schemas.microsoft.com/office/2011/relationships/people" Target="/word/peop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&#65279;<?xml version="1.0" encoding="utf-8"?><Relationships xmlns="http://schemas.openxmlformats.org/package/2006/relationships"><Relationship Type="http://schemas.microsoft.com/office/2011/relationships/webextension" Target="/word/webextensions/webextension1.xml" Id="rId1" /></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c348096-f074-4be0-a773-0c6b677b25f6">
  <we:reference id="WA200003995" version="1.1.0.0" store="developer" storeType="uploadfiledevcatalog"/>
  <we:alternateReferences/>
  <we:properties>
    <we:property name="Office.AutoShowTaskpaneWithDocument" value="true"/>
  </we:properties>
  <we:bindings/>
  <we:snapshot xmlns:r="http://schemas.openxmlformats.org/officeDocument/2006/relationships"/>
</we:webextension>
</file>

<file path=customXml/_rels/item1.xml.rels>&#65279;<?xml version="1.0" encoding="utf-8"?><Relationships xmlns="http://schemas.openxmlformats.org/package/2006/relationships"><Relationship Type="http://schemas.openxmlformats.org/officeDocument/2006/relationships/customXmlProps" Target="/customXml/itemProps1.xml" Id="rId1"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C0D871-A2B0-4EE4-B9EB-CFA49FB79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4409</Words>
  <Characters>25049</Characters>
  <Application>Microsoft Office Word</Application>
  <DocSecurity>0</DocSecurity>
  <Lines>759</Lines>
  <Paragraphs>420</Paragraphs>
  <ScaleCrop>false</ScaleCrop>
  <Company/>
  <LinksUpToDate>false</LinksUpToDate>
  <CharactersWithSpaces>29038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Nick Pinto</cp:lastModifiedBy>
  <cp:revision>3</cp:revision>
  <dcterms:created xsi:type="dcterms:W3CDTF">2026-06-22T19:30:00Z</dcterms:created>
  <dcterms:modified xsi:type="dcterms:W3CDTF">2026-06-22T19:33:00Z</dcterms:modified>
</cp:coreProperties>
</file>