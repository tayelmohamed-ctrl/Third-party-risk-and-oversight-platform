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05C5B" w14:textId="77777777" w:rsidR="00730C39" w:rsidRPr="00654FB8" w:rsidRDefault="00146AD3" w:rsidP="00730C39">
      <w:pPr>
        <w:pStyle w:val="Heading1"/>
        <w:widowControl/>
        <w:spacing w:after="220"/>
        <w:ind w:left="0" w:right="0"/>
        <w:rPr>
          <w:rFonts w:asciiTheme="minorHAnsi" w:hAnsiTheme="minorHAnsi" w:cstheme="minorHAnsi"/>
          <w:sz w:val="22"/>
          <w:szCs w:val="22"/>
          <w:u w:val="single"/>
        </w:rPr>
      </w:pPr>
      <w:bookmarkStart w:id="0" w:name="_Processing_of_all_authorization_and_se"/>
      <w:bookmarkStart w:id="1" w:name="_Processing_of_all_payments_and_adjustm"/>
      <w:bookmarkStart w:id="2" w:name="_Maintaining_and_updating_Depositor_inf"/>
      <w:bookmarkStart w:id="3" w:name="_Providing_interface_to_Servicer’s_vend"/>
      <w:bookmarkStart w:id="4" w:name="_Providing_to_Servicer_reporting_and_do"/>
      <w:bookmarkStart w:id="5" w:name="_Providing_chargeback_monitoring_and_pr"/>
      <w:bookmarkStart w:id="6" w:name="_Providing_reasonable_assistance,_on_an"/>
      <w:bookmarkStart w:id="7" w:name="_Providing_a_mechanism_for_Depositor_di"/>
      <w:bookmarkStart w:id="8" w:name="_Providing_Depositor_information_on_a_d"/>
      <w:bookmarkEnd w:id="0"/>
      <w:bookmarkEnd w:id="1"/>
      <w:bookmarkEnd w:id="2"/>
      <w:bookmarkEnd w:id="3"/>
      <w:bookmarkEnd w:id="4"/>
      <w:bookmarkEnd w:id="5"/>
      <w:bookmarkEnd w:id="6"/>
      <w:bookmarkEnd w:id="7"/>
      <w:bookmarkEnd w:id="8"/>
      <w:r w:rsidRPr="00654FB8">
        <w:rPr>
          <w:rFonts w:asciiTheme="minorHAnsi" w:hAnsiTheme="minorHAnsi" w:cstheme="minorHAnsi"/>
          <w:sz w:val="22"/>
          <w:szCs w:val="22"/>
          <w:u w:val="single"/>
        </w:rPr>
        <w:t>Schedule 3.1</w:t>
      </w:r>
    </w:p>
    <w:p w14:paraId="6B5BFA16" w14:textId="3239C15D" w:rsidR="001D00B9" w:rsidRPr="00654FB8" w:rsidRDefault="00730C39" w:rsidP="00730C39">
      <w:pPr>
        <w:pStyle w:val="Heading1"/>
        <w:widowControl/>
        <w:spacing w:after="220"/>
        <w:ind w:left="0" w:right="0"/>
        <w:rPr>
          <w:rFonts w:asciiTheme="minorHAnsi" w:hAnsiTheme="minorHAnsi" w:cstheme="minorHAnsi"/>
          <w:sz w:val="22"/>
          <w:szCs w:val="22"/>
          <w:u w:val="single"/>
        </w:rPr>
      </w:pPr>
      <w:r w:rsidRPr="00654FB8">
        <w:rPr>
          <w:rFonts w:asciiTheme="minorHAnsi" w:hAnsiTheme="minorHAnsi" w:cstheme="minorHAnsi"/>
          <w:sz w:val="22"/>
          <w:szCs w:val="22"/>
        </w:rPr>
        <w:t xml:space="preserve">SERVICES TO BE PROVIDED BY </w:t>
      </w:r>
      <w:r w:rsidR="00E93C0D" w:rsidRPr="00654FB8">
        <w:rPr>
          <w:rFonts w:asciiTheme="minorHAnsi" w:hAnsiTheme="minorHAnsi" w:cstheme="minorHAnsi"/>
          <w:sz w:val="22"/>
          <w:szCs w:val="22"/>
        </w:rPr>
        <w:t>PROGRAM MANAGER</w:t>
      </w:r>
    </w:p>
    <w:p w14:paraId="6B5BFA18" w14:textId="0F3D7C79" w:rsidR="001D00B9" w:rsidRPr="00654FB8" w:rsidRDefault="00376D48" w:rsidP="002C5884">
      <w:pPr>
        <w:pStyle w:val="Heading2"/>
        <w:widowControl/>
        <w:spacing w:before="220" w:after="220"/>
        <w:jc w:val="both"/>
        <w:rPr>
          <w:rFonts w:asciiTheme="minorHAnsi" w:hAnsiTheme="minorHAnsi" w:cstheme="minorHAnsi"/>
          <w:sz w:val="22"/>
          <w:szCs w:val="22"/>
        </w:rPr>
      </w:pPr>
      <w:r w:rsidRPr="00654FB8">
        <w:rPr>
          <w:rFonts w:asciiTheme="minorHAnsi" w:hAnsiTheme="minorHAnsi" w:cstheme="minorHAnsi"/>
          <w:sz w:val="22"/>
          <w:szCs w:val="22"/>
        </w:rPr>
        <w:t>Without limiting the generality of the Agreement, t</w:t>
      </w:r>
      <w:r w:rsidR="00730C39" w:rsidRPr="00654FB8">
        <w:rPr>
          <w:rFonts w:asciiTheme="minorHAnsi" w:hAnsiTheme="minorHAnsi" w:cstheme="minorHAnsi"/>
          <w:sz w:val="22"/>
          <w:szCs w:val="22"/>
        </w:rPr>
        <w:t xml:space="preserve">he following is a general description of the Services to be provided by </w:t>
      </w:r>
      <w:r w:rsidR="00E93C0D"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on </w:t>
      </w:r>
      <w:r w:rsidR="00E93C0D" w:rsidRPr="00654FB8">
        <w:rPr>
          <w:rFonts w:asciiTheme="minorHAnsi" w:hAnsiTheme="minorHAnsi" w:cstheme="minorHAnsi"/>
          <w:sz w:val="22"/>
          <w:szCs w:val="22"/>
        </w:rPr>
        <w:t>Zenus</w:t>
      </w:r>
      <w:r w:rsidR="00730C39" w:rsidRPr="00654FB8">
        <w:rPr>
          <w:rFonts w:asciiTheme="minorHAnsi" w:hAnsiTheme="minorHAnsi" w:cstheme="minorHAnsi"/>
          <w:sz w:val="22"/>
          <w:szCs w:val="22"/>
        </w:rPr>
        <w:t xml:space="preserve">’ behalf, either directly or through Third-Party Service Providers. No material change to the Services shall be effective without </w:t>
      </w:r>
      <w:r w:rsidR="00E93C0D" w:rsidRPr="00654FB8">
        <w:rPr>
          <w:rFonts w:asciiTheme="minorHAnsi" w:hAnsiTheme="minorHAnsi" w:cstheme="minorHAnsi"/>
          <w:sz w:val="22"/>
          <w:szCs w:val="22"/>
        </w:rPr>
        <w:t>Zenus</w:t>
      </w:r>
      <w:r w:rsidR="00730C39" w:rsidRPr="00654FB8">
        <w:rPr>
          <w:rFonts w:asciiTheme="minorHAnsi" w:hAnsiTheme="minorHAnsi" w:cstheme="minorHAnsi"/>
          <w:sz w:val="22"/>
          <w:szCs w:val="22"/>
        </w:rPr>
        <w:t>’ prior written consent.</w:t>
      </w:r>
    </w:p>
    <w:p w14:paraId="1D60F56F" w14:textId="2AE80223" w:rsidR="00BC36AC" w:rsidRPr="00654FB8" w:rsidRDefault="00BC36AC" w:rsidP="002C5884">
      <w:pPr>
        <w:widowControl/>
        <w:spacing w:before="220" w:after="220"/>
        <w:ind w:left="220"/>
        <w:jc w:val="both"/>
        <w:rPr>
          <w:rFonts w:asciiTheme="minorHAnsi" w:hAnsiTheme="minorHAnsi" w:cstheme="minorHAnsi"/>
          <w:b/>
        </w:rPr>
      </w:pPr>
      <w:r w:rsidRPr="00654FB8">
        <w:rPr>
          <w:rFonts w:asciiTheme="minorHAnsi" w:hAnsiTheme="minorHAnsi" w:cstheme="minorHAnsi"/>
          <w:b/>
        </w:rPr>
        <w:t>Marketing Clients and establishing new Programs</w:t>
      </w:r>
      <w:r w:rsidR="003A20B0" w:rsidRPr="00654FB8">
        <w:rPr>
          <w:rFonts w:asciiTheme="minorHAnsi" w:hAnsiTheme="minorHAnsi" w:cstheme="minorHAnsi"/>
          <w:b/>
        </w:rPr>
        <w:t>, including but not limited to:</w:t>
      </w:r>
    </w:p>
    <w:p w14:paraId="67CC5799" w14:textId="5D788F42" w:rsidR="00376D48" w:rsidRPr="00654FB8" w:rsidRDefault="00376D48" w:rsidP="00376D48">
      <w:pPr>
        <w:pStyle w:val="ListParagraph"/>
        <w:numPr>
          <w:ilvl w:val="0"/>
          <w:numId w:val="9"/>
        </w:numPr>
        <w:rPr>
          <w:rFonts w:asciiTheme="minorHAnsi" w:hAnsiTheme="minorHAnsi" w:cstheme="minorHAnsi"/>
        </w:rPr>
      </w:pPr>
      <w:r w:rsidRPr="00654FB8">
        <w:rPr>
          <w:rFonts w:asciiTheme="minorHAnsi" w:hAnsiTheme="minorHAnsi" w:cstheme="minorHAnsi"/>
        </w:rPr>
        <w:t>assist with due diligence and KYC process of potential Clients;</w:t>
      </w:r>
    </w:p>
    <w:p w14:paraId="438D0B53" w14:textId="34C23FAD" w:rsidR="00376D48" w:rsidRPr="00654FB8" w:rsidRDefault="00376D48" w:rsidP="00376D48">
      <w:pPr>
        <w:pStyle w:val="ListParagraph"/>
        <w:numPr>
          <w:ilvl w:val="0"/>
          <w:numId w:val="9"/>
        </w:numPr>
        <w:rPr>
          <w:rFonts w:asciiTheme="minorHAnsi" w:hAnsiTheme="minorHAnsi" w:cstheme="minorHAnsi"/>
        </w:rPr>
      </w:pPr>
      <w:r w:rsidRPr="00654FB8">
        <w:rPr>
          <w:rFonts w:asciiTheme="minorHAnsi" w:hAnsiTheme="minorHAnsi" w:cstheme="minorHAnsi"/>
        </w:rPr>
        <w:t xml:space="preserve">assist with the completion of the applicable </w:t>
      </w:r>
      <w:r w:rsidR="0020664A" w:rsidRPr="00654FB8">
        <w:rPr>
          <w:rFonts w:asciiTheme="minorHAnsi" w:hAnsiTheme="minorHAnsi" w:cstheme="minorHAnsi"/>
        </w:rPr>
        <w:t>Program Schedule</w:t>
      </w:r>
      <w:r w:rsidRPr="00654FB8">
        <w:rPr>
          <w:rFonts w:asciiTheme="minorHAnsi" w:hAnsiTheme="minorHAnsi" w:cstheme="minorHAnsi"/>
        </w:rPr>
        <w:t xml:space="preserve"> and Client Services Agreement; and </w:t>
      </w:r>
    </w:p>
    <w:p w14:paraId="21A6C2D2" w14:textId="469AE03B" w:rsidR="003A20B0" w:rsidRPr="00654FB8" w:rsidRDefault="00376D48" w:rsidP="007D65E6">
      <w:pPr>
        <w:pStyle w:val="ListParagraph"/>
        <w:numPr>
          <w:ilvl w:val="0"/>
          <w:numId w:val="9"/>
        </w:numPr>
        <w:rPr>
          <w:rFonts w:asciiTheme="minorHAnsi" w:hAnsiTheme="minorHAnsi" w:cstheme="minorHAnsi"/>
        </w:rPr>
      </w:pPr>
      <w:r w:rsidRPr="00654FB8">
        <w:rPr>
          <w:rFonts w:asciiTheme="minorHAnsi" w:hAnsiTheme="minorHAnsi" w:cstheme="minorHAnsi"/>
        </w:rPr>
        <w:t xml:space="preserve">complete with technical integration of Client to facilitate the timely launch of the Program. </w:t>
      </w:r>
    </w:p>
    <w:p w14:paraId="4AA2120B" w14:textId="68388A19" w:rsidR="008D1676" w:rsidRPr="00654FB8" w:rsidRDefault="002D6F06" w:rsidP="002C5884">
      <w:pPr>
        <w:widowControl/>
        <w:spacing w:before="220" w:after="220"/>
        <w:ind w:left="220"/>
        <w:jc w:val="both"/>
        <w:rPr>
          <w:rFonts w:asciiTheme="minorHAnsi" w:hAnsiTheme="minorHAnsi" w:cstheme="minorHAnsi"/>
        </w:rPr>
      </w:pPr>
      <w:ins w:id="9" w:author="ANGEL WESLEY" w:date="2026-02-27T03:38:00Z" w16du:dateUtc="2026-02-26T23:38:00Z">
        <w:r>
          <w:rPr>
            <w:rFonts w:asciiTheme="minorHAnsi" w:hAnsiTheme="minorHAnsi" w:cstheme="minorHAnsi"/>
            <w:b/>
          </w:rPr>
          <w:t xml:space="preserve">If Cards are part of the Program, </w:t>
        </w:r>
      </w:ins>
      <w:del w:id="10" w:author="ANGEL WESLEY" w:date="2026-02-27T03:38:00Z" w16du:dateUtc="2026-02-26T23:38:00Z">
        <w:r w:rsidR="00BC36AC" w:rsidRPr="00654FB8" w:rsidDel="002D6F06">
          <w:rPr>
            <w:rFonts w:asciiTheme="minorHAnsi" w:hAnsiTheme="minorHAnsi" w:cstheme="minorHAnsi"/>
            <w:b/>
          </w:rPr>
          <w:delText>P</w:delText>
        </w:r>
      </w:del>
      <w:ins w:id="11" w:author="ANGEL WESLEY" w:date="2026-02-27T03:38:00Z" w16du:dateUtc="2026-02-26T23:38:00Z">
        <w:r>
          <w:rPr>
            <w:rFonts w:asciiTheme="minorHAnsi" w:hAnsiTheme="minorHAnsi" w:cstheme="minorHAnsi"/>
            <w:b/>
          </w:rPr>
          <w:t>p</w:t>
        </w:r>
      </w:ins>
      <w:r w:rsidR="00BC36AC" w:rsidRPr="00654FB8">
        <w:rPr>
          <w:rFonts w:asciiTheme="minorHAnsi" w:hAnsiTheme="minorHAnsi" w:cstheme="minorHAnsi"/>
          <w:b/>
          <w:bCs/>
        </w:rPr>
        <w:t>rocess Card Transactions and to maintain the system of records of Transactions associated with each Card, including but not limited to</w:t>
      </w:r>
      <w:r w:rsidR="00860436" w:rsidRPr="00654FB8">
        <w:rPr>
          <w:rFonts w:asciiTheme="minorHAnsi" w:hAnsiTheme="minorHAnsi" w:cstheme="minorHAnsi"/>
          <w:b/>
          <w:bCs/>
        </w:rPr>
        <w:t xml:space="preserve"> the following, in each case subject to the approval of Zenus</w:t>
      </w:r>
      <w:r w:rsidR="00BC36AC" w:rsidRPr="00654FB8">
        <w:rPr>
          <w:rFonts w:asciiTheme="minorHAnsi" w:hAnsiTheme="minorHAnsi" w:cstheme="minorHAnsi"/>
        </w:rPr>
        <w:t>:</w:t>
      </w:r>
    </w:p>
    <w:p w14:paraId="5969B9AD" w14:textId="77777777"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providing End User Agreements and all disclosures required by Applicable Law;</w:t>
      </w:r>
    </w:p>
    <w:p w14:paraId="0E6E6307" w14:textId="18E26BC2"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processing of all authorization and settlement transactions made with or on a Card;</w:t>
      </w:r>
    </w:p>
    <w:p w14:paraId="167D83EE" w14:textId="77777777"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processing of all payments and adjustments made to a Card</w:t>
      </w:r>
    </w:p>
    <w:p w14:paraId="5BEEF498" w14:textId="77777777"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maintaining and updating End User information</w:t>
      </w:r>
    </w:p>
    <w:p w14:paraId="1E4FCB9C" w14:textId="408BA995"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providing interface to Program Manager’s vendors for necessary third-party servicing including card embossing, letter generation and statement generation;</w:t>
      </w:r>
    </w:p>
    <w:p w14:paraId="75AB00B8" w14:textId="77777777"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providing to Program Manager reporting and documentation of all Card sales, settlement and Card portfolio monetary transactions; </w:t>
      </w:r>
    </w:p>
    <w:p w14:paraId="34853DED" w14:textId="77777777"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cooperating and working with all parties involved in the sales, issuance, loading, acceptance of the Cards, and merchants accepting the Card for purchases or cash withdrawals;</w:t>
      </w:r>
    </w:p>
    <w:p w14:paraId="657C7150" w14:textId="77777777"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providing chargeback monitoring and processing as requested by Program Manager within Network and regulatory guidelines; </w:t>
      </w:r>
    </w:p>
    <w:p w14:paraId="563DD641" w14:textId="77777777"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providing such training as reasonably necessary to enable Program Manager’s personnel to successfully use these Services;</w:t>
      </w:r>
    </w:p>
    <w:p w14:paraId="31ABBE63" w14:textId="1B119250"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maintaining, updating and archiving End User information and transaction related information, from which </w:t>
      </w:r>
      <w:r w:rsidR="00325A75" w:rsidRPr="00654FB8">
        <w:rPr>
          <w:rFonts w:asciiTheme="minorHAnsi" w:hAnsiTheme="minorHAnsi" w:cstheme="minorHAnsi"/>
        </w:rPr>
        <w:t>Zenus</w:t>
      </w:r>
      <w:r w:rsidRPr="00654FB8">
        <w:rPr>
          <w:rFonts w:asciiTheme="minorHAnsi" w:hAnsiTheme="minorHAnsi" w:cstheme="minorHAnsi"/>
        </w:rPr>
        <w:t xml:space="preserve"> will be able to generate reports; </w:t>
      </w:r>
    </w:p>
    <w:p w14:paraId="13486B70" w14:textId="0C26BEF6"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providing reasonable assistance, on an on-going basis, to </w:t>
      </w:r>
      <w:r w:rsidR="00325A75" w:rsidRPr="00654FB8">
        <w:rPr>
          <w:rFonts w:asciiTheme="minorHAnsi" w:hAnsiTheme="minorHAnsi" w:cstheme="minorHAnsi"/>
        </w:rPr>
        <w:t>Zenus</w:t>
      </w:r>
      <w:r w:rsidRPr="00654FB8">
        <w:rPr>
          <w:rFonts w:asciiTheme="minorHAnsi" w:hAnsiTheme="minorHAnsi" w:cstheme="minorHAnsi"/>
        </w:rPr>
        <w:t xml:space="preserve"> in resolving End User or vendor problems related to the Cards or the use, issuance, sale or reloading thereof;</w:t>
      </w:r>
    </w:p>
    <w:p w14:paraId="5C4E6FEB" w14:textId="1F2EF91B"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providing and monitoring the data communication between Program Manager or vendors for reporting purposes and for consolidated transaction processing;</w:t>
      </w:r>
    </w:p>
    <w:p w14:paraId="7675769C" w14:textId="6158F1FA" w:rsidR="00860436" w:rsidRPr="00654FB8" w:rsidRDefault="00860436" w:rsidP="00860436">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providing a mechanism for End User dispute resolution; and</w:t>
      </w:r>
    </w:p>
    <w:p w14:paraId="0BE0C7C3" w14:textId="197DD222" w:rsidR="00860436" w:rsidRPr="00654FB8" w:rsidRDefault="00860436" w:rsidP="00987388">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providing End User information on a daily basis to Program Manager or third-party for collection process.</w:t>
      </w:r>
    </w:p>
    <w:p w14:paraId="6B5BFA1A" w14:textId="44DCE64E" w:rsidR="001D00B9" w:rsidRPr="00654FB8" w:rsidRDefault="00730C39" w:rsidP="002C5884">
      <w:pPr>
        <w:widowControl/>
        <w:spacing w:before="220" w:after="220"/>
        <w:ind w:left="220"/>
        <w:jc w:val="both"/>
        <w:rPr>
          <w:rFonts w:asciiTheme="minorHAnsi" w:hAnsiTheme="minorHAnsi" w:cstheme="minorHAnsi"/>
          <w:b/>
        </w:rPr>
      </w:pPr>
      <w:r w:rsidRPr="00654FB8">
        <w:rPr>
          <w:rFonts w:asciiTheme="minorHAnsi" w:hAnsiTheme="minorHAnsi" w:cstheme="minorHAnsi"/>
          <w:b/>
        </w:rPr>
        <w:t xml:space="preserve">Processing all </w:t>
      </w:r>
      <w:r w:rsidR="000B6C6C" w:rsidRPr="00654FB8">
        <w:rPr>
          <w:rFonts w:asciiTheme="minorHAnsi" w:hAnsiTheme="minorHAnsi" w:cstheme="minorHAnsi"/>
          <w:b/>
        </w:rPr>
        <w:t>End User</w:t>
      </w:r>
      <w:r w:rsidRPr="00654FB8">
        <w:rPr>
          <w:rFonts w:asciiTheme="minorHAnsi" w:hAnsiTheme="minorHAnsi" w:cstheme="minorHAnsi"/>
          <w:b/>
        </w:rPr>
        <w:t xml:space="preserve"> Applications on behalf of </w:t>
      </w:r>
      <w:r w:rsidR="00E93C0D" w:rsidRPr="00654FB8">
        <w:rPr>
          <w:rFonts w:asciiTheme="minorHAnsi" w:hAnsiTheme="minorHAnsi" w:cstheme="minorHAnsi"/>
          <w:b/>
        </w:rPr>
        <w:t>Zenus</w:t>
      </w:r>
      <w:r w:rsidRPr="00654FB8">
        <w:rPr>
          <w:rFonts w:asciiTheme="minorHAnsi" w:hAnsiTheme="minorHAnsi" w:cstheme="minorHAnsi"/>
          <w:b/>
        </w:rPr>
        <w:t>, including, but not limited to:</w:t>
      </w:r>
    </w:p>
    <w:p w14:paraId="6B5BFA1C" w14:textId="697C0896"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providing </w:t>
      </w:r>
      <w:r w:rsidR="000B6C6C" w:rsidRPr="00654FB8">
        <w:rPr>
          <w:rFonts w:asciiTheme="minorHAnsi" w:hAnsiTheme="minorHAnsi" w:cstheme="minorHAnsi"/>
        </w:rPr>
        <w:t>End User</w:t>
      </w:r>
      <w:r w:rsidRPr="00654FB8">
        <w:rPr>
          <w:rFonts w:asciiTheme="minorHAnsi" w:hAnsiTheme="minorHAnsi" w:cstheme="minorHAnsi"/>
        </w:rPr>
        <w:t xml:space="preserve"> Agreements and all disclosures required by Applicable Law;</w:t>
      </w:r>
    </w:p>
    <w:p w14:paraId="6B5BFA1D" w14:textId="566262EB"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reviewing Applicants’ </w:t>
      </w:r>
      <w:r w:rsidR="000B6C6C" w:rsidRPr="00654FB8">
        <w:rPr>
          <w:rFonts w:asciiTheme="minorHAnsi" w:hAnsiTheme="minorHAnsi" w:cstheme="minorHAnsi"/>
        </w:rPr>
        <w:t>End User</w:t>
      </w:r>
      <w:r w:rsidRPr="00654FB8">
        <w:rPr>
          <w:rFonts w:asciiTheme="minorHAnsi" w:hAnsiTheme="minorHAnsi" w:cstheme="minorHAnsi"/>
        </w:rPr>
        <w:t xml:space="preserve"> Applications and applying Approval Guidelines to determining whether to recommend approval of those applications</w:t>
      </w:r>
    </w:p>
    <w:p w14:paraId="6B5BFA1E" w14:textId="77777777"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providing adverse action notices as necessary</w:t>
      </w:r>
    </w:p>
    <w:p w14:paraId="6B5BFA1F" w14:textId="4578AA2D"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providing information to </w:t>
      </w:r>
      <w:r w:rsidR="00E93C0D" w:rsidRPr="00654FB8">
        <w:rPr>
          <w:rFonts w:asciiTheme="minorHAnsi" w:hAnsiTheme="minorHAnsi" w:cstheme="minorHAnsi"/>
        </w:rPr>
        <w:t>Zenus</w:t>
      </w:r>
      <w:r w:rsidRPr="00654FB8">
        <w:rPr>
          <w:rFonts w:asciiTheme="minorHAnsi" w:hAnsiTheme="minorHAnsi" w:cstheme="minorHAnsi"/>
        </w:rPr>
        <w:t xml:space="preserve"> and Subservicer necessary to open </w:t>
      </w:r>
      <w:r w:rsidR="001B2363" w:rsidRPr="00654FB8">
        <w:rPr>
          <w:rFonts w:asciiTheme="minorHAnsi" w:hAnsiTheme="minorHAnsi" w:cstheme="minorHAnsi"/>
        </w:rPr>
        <w:t>Client Sub-</w:t>
      </w:r>
      <w:r w:rsidRPr="00654FB8">
        <w:rPr>
          <w:rFonts w:asciiTheme="minorHAnsi" w:hAnsiTheme="minorHAnsi" w:cstheme="minorHAnsi"/>
        </w:rPr>
        <w:t>Accounts</w:t>
      </w:r>
      <w:r w:rsidR="001B2363" w:rsidRPr="00654FB8">
        <w:rPr>
          <w:rFonts w:asciiTheme="minorHAnsi" w:hAnsiTheme="minorHAnsi" w:cstheme="minorHAnsi"/>
        </w:rPr>
        <w:t xml:space="preserve"> and End User Sub-Accounts</w:t>
      </w:r>
      <w:r w:rsidRPr="00654FB8">
        <w:rPr>
          <w:rFonts w:asciiTheme="minorHAnsi" w:hAnsiTheme="minorHAnsi" w:cstheme="minorHAnsi"/>
        </w:rPr>
        <w:t xml:space="preserve"> </w:t>
      </w:r>
    </w:p>
    <w:p w14:paraId="6B5BFA20" w14:textId="1779B7F3"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collecting and maintaining </w:t>
      </w:r>
      <w:r w:rsidR="000B6C6C" w:rsidRPr="00654FB8">
        <w:rPr>
          <w:rFonts w:asciiTheme="minorHAnsi" w:hAnsiTheme="minorHAnsi" w:cstheme="minorHAnsi"/>
        </w:rPr>
        <w:t>End User</w:t>
      </w:r>
      <w:r w:rsidRPr="00654FB8">
        <w:rPr>
          <w:rFonts w:asciiTheme="minorHAnsi" w:hAnsiTheme="minorHAnsi" w:cstheme="minorHAnsi"/>
        </w:rPr>
        <w:t xml:space="preserve"> identification</w:t>
      </w:r>
    </w:p>
    <w:p w14:paraId="6B5BFA21" w14:textId="3392B24E"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lastRenderedPageBreak/>
        <w:t xml:space="preserve">conducting initial review of all </w:t>
      </w:r>
      <w:r w:rsidR="000B6C6C" w:rsidRPr="00654FB8">
        <w:rPr>
          <w:rFonts w:asciiTheme="minorHAnsi" w:hAnsiTheme="minorHAnsi" w:cstheme="minorHAnsi"/>
        </w:rPr>
        <w:t>End User</w:t>
      </w:r>
      <w:r w:rsidRPr="00654FB8">
        <w:rPr>
          <w:rFonts w:asciiTheme="minorHAnsi" w:hAnsiTheme="minorHAnsi" w:cstheme="minorHAnsi"/>
        </w:rPr>
        <w:t xml:space="preserve"> Applications and ongoing review of Transactions to ensure compliance with the Approval Guidelines and Applicable Law</w:t>
      </w:r>
    </w:p>
    <w:p w14:paraId="6B5BFA22" w14:textId="03437E2A" w:rsidR="001D00B9" w:rsidRPr="00654FB8" w:rsidRDefault="00730C39" w:rsidP="002C5884">
      <w:pPr>
        <w:pStyle w:val="ListParagraph"/>
        <w:widowControl/>
        <w:numPr>
          <w:ilvl w:val="0"/>
          <w:numId w:val="9"/>
        </w:numPr>
        <w:tabs>
          <w:tab w:val="left" w:pos="940"/>
        </w:tabs>
        <w:spacing w:before="220" w:after="220"/>
        <w:ind w:right="0"/>
        <w:jc w:val="left"/>
        <w:rPr>
          <w:rFonts w:asciiTheme="minorHAnsi" w:hAnsiTheme="minorHAnsi" w:cstheme="minorHAnsi"/>
        </w:rPr>
      </w:pPr>
      <w:r w:rsidRPr="00654FB8">
        <w:rPr>
          <w:rFonts w:asciiTheme="minorHAnsi" w:hAnsiTheme="minorHAnsi" w:cstheme="minorHAnsi"/>
        </w:rPr>
        <w:t>authorizing Card activation</w:t>
      </w:r>
    </w:p>
    <w:p w14:paraId="6B5BFA23" w14:textId="13B7B262" w:rsidR="001D00B9" w:rsidRPr="00654FB8" w:rsidRDefault="00370603" w:rsidP="002C5884">
      <w:pPr>
        <w:pStyle w:val="Heading2"/>
        <w:widowControl/>
        <w:spacing w:before="220" w:after="220"/>
        <w:jc w:val="both"/>
        <w:rPr>
          <w:rFonts w:asciiTheme="minorHAnsi" w:hAnsiTheme="minorHAnsi" w:cstheme="minorHAnsi"/>
          <w:sz w:val="22"/>
          <w:szCs w:val="22"/>
        </w:rPr>
      </w:pPr>
      <w:ins w:id="12" w:author="ANGEL WESLEY" w:date="2026-02-27T03:14:00Z" w16du:dateUtc="2026-02-26T23:14:00Z">
        <w:r>
          <w:rPr>
            <w:rFonts w:asciiTheme="minorHAnsi" w:hAnsiTheme="minorHAnsi" w:cstheme="minorHAnsi"/>
            <w:sz w:val="22"/>
            <w:szCs w:val="22"/>
          </w:rPr>
          <w:t xml:space="preserve">If Cards are part of the Program, </w:t>
        </w:r>
      </w:ins>
      <w:del w:id="13" w:author="ANGEL WESLEY" w:date="2026-02-27T03:14:00Z" w16du:dateUtc="2026-02-26T23:14:00Z">
        <w:r w:rsidR="00730C39" w:rsidRPr="00654FB8" w:rsidDel="00370603">
          <w:rPr>
            <w:rFonts w:asciiTheme="minorHAnsi" w:hAnsiTheme="minorHAnsi" w:cstheme="minorHAnsi"/>
            <w:sz w:val="22"/>
            <w:szCs w:val="22"/>
          </w:rPr>
          <w:delText>C</w:delText>
        </w:r>
      </w:del>
      <w:ins w:id="14" w:author="ANGEL WESLEY" w:date="2026-02-27T03:14:00Z" w16du:dateUtc="2026-02-26T23:14:00Z">
        <w:r>
          <w:rPr>
            <w:rFonts w:asciiTheme="minorHAnsi" w:hAnsiTheme="minorHAnsi" w:cstheme="minorHAnsi"/>
            <w:sz w:val="22"/>
            <w:szCs w:val="22"/>
          </w:rPr>
          <w:t>c</w:t>
        </w:r>
      </w:ins>
      <w:r w:rsidR="00730C39" w:rsidRPr="00654FB8">
        <w:rPr>
          <w:rFonts w:asciiTheme="minorHAnsi" w:hAnsiTheme="minorHAnsi" w:cstheme="minorHAnsi"/>
          <w:sz w:val="22"/>
          <w:szCs w:val="22"/>
        </w:rPr>
        <w:t>ard creation including:</w:t>
      </w:r>
    </w:p>
    <w:p w14:paraId="6B5BFA25" w14:textId="659D4525"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Card design</w:t>
      </w:r>
    </w:p>
    <w:p w14:paraId="6B5BFA26" w14:textId="0FC27C33"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Card personalization and mailing</w:t>
      </w:r>
    </w:p>
    <w:p w14:paraId="6B5BFA27" w14:textId="6FEE49F7"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providing monthly and other periodic account statements</w:t>
      </w:r>
    </w:p>
    <w:p w14:paraId="6B5BFA28" w14:textId="2996FAF1"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customer service in accordance with the terms of this Agreement</w:t>
      </w:r>
    </w:p>
    <w:p w14:paraId="6B5BFA29" w14:textId="41254CC6" w:rsidR="001D00B9" w:rsidRPr="00654FB8" w:rsidRDefault="00730C39" w:rsidP="002C5884">
      <w:pPr>
        <w:pStyle w:val="ListParagraph"/>
        <w:widowControl/>
        <w:numPr>
          <w:ilvl w:val="0"/>
          <w:numId w:val="9"/>
        </w:numPr>
        <w:tabs>
          <w:tab w:val="left" w:pos="940"/>
        </w:tabs>
        <w:spacing w:before="220" w:after="220"/>
        <w:ind w:right="0"/>
        <w:jc w:val="left"/>
        <w:rPr>
          <w:rFonts w:asciiTheme="minorHAnsi" w:hAnsiTheme="minorHAnsi" w:cstheme="minorHAnsi"/>
        </w:rPr>
      </w:pPr>
      <w:r w:rsidRPr="00654FB8">
        <w:rPr>
          <w:rFonts w:asciiTheme="minorHAnsi" w:hAnsiTheme="minorHAnsi" w:cstheme="minorHAnsi"/>
        </w:rPr>
        <w:t xml:space="preserve">any other services necessary or desirable to effectuate the Program or as agreed upon by </w:t>
      </w:r>
      <w:r w:rsidR="00325A75" w:rsidRPr="00654FB8">
        <w:rPr>
          <w:rFonts w:asciiTheme="minorHAnsi" w:hAnsiTheme="minorHAnsi" w:cstheme="minorHAnsi"/>
        </w:rPr>
        <w:t xml:space="preserve">Zenus </w:t>
      </w:r>
      <w:r w:rsidRPr="00654FB8">
        <w:rPr>
          <w:rFonts w:asciiTheme="minorHAnsi" w:hAnsiTheme="minorHAnsi" w:cstheme="minorHAnsi"/>
        </w:rPr>
        <w:t>and Servicer from time to time</w:t>
      </w:r>
    </w:p>
    <w:p w14:paraId="6B5BFA2B" w14:textId="01AE81D4" w:rsidR="001D00B9" w:rsidRPr="00654FB8" w:rsidRDefault="00987D8C" w:rsidP="002C5884">
      <w:pPr>
        <w:pStyle w:val="Heading2"/>
        <w:widowControl/>
        <w:spacing w:before="220" w:after="220"/>
        <w:jc w:val="both"/>
        <w:rPr>
          <w:rFonts w:asciiTheme="minorHAnsi" w:hAnsiTheme="minorHAnsi" w:cstheme="minorHAnsi"/>
          <w:sz w:val="22"/>
          <w:szCs w:val="22"/>
        </w:rPr>
      </w:pPr>
      <w:r w:rsidRPr="00654FB8">
        <w:rPr>
          <w:rFonts w:asciiTheme="minorHAnsi" w:hAnsiTheme="minorHAnsi" w:cstheme="minorHAnsi"/>
          <w:sz w:val="22"/>
          <w:szCs w:val="22"/>
        </w:rPr>
        <w:t>Back-office</w:t>
      </w:r>
      <w:r w:rsidR="00730C39" w:rsidRPr="00654FB8">
        <w:rPr>
          <w:rFonts w:asciiTheme="minorHAnsi" w:hAnsiTheme="minorHAnsi" w:cstheme="minorHAnsi"/>
          <w:sz w:val="22"/>
          <w:szCs w:val="22"/>
        </w:rPr>
        <w:t xml:space="preserve"> support functions, including:</w:t>
      </w:r>
    </w:p>
    <w:p w14:paraId="6B5BFA2D" w14:textId="26B3FD73"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individual Card maintenance</w:t>
      </w:r>
      <w:ins w:id="15" w:author="ANGEL WESLEY" w:date="2026-02-27T03:14:00Z" w16du:dateUtc="2026-02-26T23:14:00Z">
        <w:r w:rsidR="00370603">
          <w:rPr>
            <w:rFonts w:asciiTheme="minorHAnsi" w:hAnsiTheme="minorHAnsi" w:cstheme="minorHAnsi"/>
          </w:rPr>
          <w:t xml:space="preserve"> (if applicable)</w:t>
        </w:r>
      </w:ins>
    </w:p>
    <w:p w14:paraId="6B5BFA2E" w14:textId="073A6A56"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Transaction and payment authorization, decline, processing, clearing and settlement and all accounting relating to Cards</w:t>
      </w:r>
      <w:ins w:id="16" w:author="ANGEL WESLEY" w:date="2026-02-27T03:14:00Z" w16du:dateUtc="2026-02-26T23:14:00Z">
        <w:r w:rsidR="00370603">
          <w:rPr>
            <w:rFonts w:asciiTheme="minorHAnsi" w:hAnsiTheme="minorHAnsi" w:cstheme="minorHAnsi"/>
          </w:rPr>
          <w:t xml:space="preserve"> (if applicable</w:t>
        </w:r>
      </w:ins>
      <w:ins w:id="17" w:author="ANGEL WESLEY" w:date="2026-02-27T03:15:00Z" w16du:dateUtc="2026-02-26T23:15:00Z">
        <w:r w:rsidR="00370603">
          <w:rPr>
            <w:rFonts w:asciiTheme="minorHAnsi" w:hAnsiTheme="minorHAnsi" w:cstheme="minorHAnsi"/>
          </w:rPr>
          <w:t>)</w:t>
        </w:r>
      </w:ins>
    </w:p>
    <w:p w14:paraId="6B5BFA2F" w14:textId="5F94EEC9"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 xml:space="preserve">ensuring Programs (including Program Materials) comply with Applicable Law and are approved by </w:t>
      </w:r>
      <w:r w:rsidR="00E93C0D" w:rsidRPr="00654FB8">
        <w:rPr>
          <w:rFonts w:asciiTheme="minorHAnsi" w:hAnsiTheme="minorHAnsi" w:cstheme="minorHAnsi"/>
        </w:rPr>
        <w:t>Zenus</w:t>
      </w:r>
    </w:p>
    <w:p w14:paraId="6B5BFA30" w14:textId="77777777"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integrating Programs with applicable Third-Party Service Providers or, to the extent necessary</w:t>
      </w:r>
    </w:p>
    <w:p w14:paraId="6B5BFA31" w14:textId="77777777" w:rsidR="001D00B9" w:rsidRPr="00654FB8" w:rsidRDefault="00730C39" w:rsidP="002C5884">
      <w:pPr>
        <w:pStyle w:val="ListParagraph"/>
        <w:widowControl/>
        <w:numPr>
          <w:ilvl w:val="0"/>
          <w:numId w:val="9"/>
        </w:numPr>
        <w:tabs>
          <w:tab w:val="left" w:pos="940"/>
        </w:tabs>
        <w:spacing w:before="220" w:after="220"/>
        <w:ind w:left="936" w:right="0"/>
        <w:contextualSpacing/>
        <w:jc w:val="left"/>
        <w:rPr>
          <w:rFonts w:asciiTheme="minorHAnsi" w:hAnsiTheme="minorHAnsi" w:cstheme="minorHAnsi"/>
        </w:rPr>
      </w:pPr>
      <w:r w:rsidRPr="00654FB8">
        <w:rPr>
          <w:rFonts w:asciiTheme="minorHAnsi" w:hAnsiTheme="minorHAnsi" w:cstheme="minorHAnsi"/>
        </w:rPr>
        <w:t>statement preparation and issuance</w:t>
      </w:r>
    </w:p>
    <w:p w14:paraId="6B5BFA32" w14:textId="77777777" w:rsidR="001D00B9" w:rsidRPr="00654FB8" w:rsidRDefault="00730C39" w:rsidP="002C5884">
      <w:pPr>
        <w:pStyle w:val="ListParagraph"/>
        <w:widowControl/>
        <w:numPr>
          <w:ilvl w:val="0"/>
          <w:numId w:val="9"/>
        </w:numPr>
        <w:tabs>
          <w:tab w:val="left" w:pos="940"/>
        </w:tabs>
        <w:spacing w:before="220" w:after="220"/>
        <w:ind w:left="936" w:right="0" w:hanging="361"/>
        <w:contextualSpacing/>
        <w:jc w:val="left"/>
        <w:rPr>
          <w:rFonts w:asciiTheme="minorHAnsi" w:hAnsiTheme="minorHAnsi" w:cstheme="minorHAnsi"/>
        </w:rPr>
      </w:pPr>
      <w:r w:rsidRPr="00654FB8">
        <w:rPr>
          <w:rFonts w:asciiTheme="minorHAnsi" w:hAnsiTheme="minorHAnsi" w:cstheme="minorHAnsi"/>
        </w:rPr>
        <w:t>balancing and reconciling</w:t>
      </w:r>
    </w:p>
    <w:p w14:paraId="6B5BFA33" w14:textId="77777777" w:rsidR="001D00B9" w:rsidRPr="00654FB8" w:rsidRDefault="00730C39" w:rsidP="002C5884">
      <w:pPr>
        <w:pStyle w:val="ListParagraph"/>
        <w:widowControl/>
        <w:numPr>
          <w:ilvl w:val="0"/>
          <w:numId w:val="9"/>
        </w:numPr>
        <w:tabs>
          <w:tab w:val="left" w:pos="940"/>
        </w:tabs>
        <w:spacing w:before="220" w:after="220"/>
        <w:ind w:left="936" w:right="0" w:hanging="361"/>
        <w:contextualSpacing/>
        <w:jc w:val="left"/>
        <w:rPr>
          <w:rFonts w:asciiTheme="minorHAnsi" w:hAnsiTheme="minorHAnsi" w:cstheme="minorHAnsi"/>
        </w:rPr>
      </w:pPr>
      <w:r w:rsidRPr="00654FB8">
        <w:rPr>
          <w:rFonts w:asciiTheme="minorHAnsi" w:hAnsiTheme="minorHAnsi" w:cstheme="minorHAnsi"/>
        </w:rPr>
        <w:t>Overdraft monitoring and collection</w:t>
      </w:r>
    </w:p>
    <w:p w14:paraId="6B5BFA34" w14:textId="77777777" w:rsidR="001D00B9" w:rsidRPr="00654FB8" w:rsidRDefault="00730C39" w:rsidP="002C5884">
      <w:pPr>
        <w:pStyle w:val="ListParagraph"/>
        <w:widowControl/>
        <w:numPr>
          <w:ilvl w:val="0"/>
          <w:numId w:val="9"/>
        </w:numPr>
        <w:tabs>
          <w:tab w:val="left" w:pos="940"/>
        </w:tabs>
        <w:spacing w:before="220" w:after="220"/>
        <w:ind w:left="936" w:right="0" w:hanging="361"/>
        <w:contextualSpacing/>
        <w:jc w:val="left"/>
        <w:rPr>
          <w:rFonts w:asciiTheme="minorHAnsi" w:hAnsiTheme="minorHAnsi" w:cstheme="minorHAnsi"/>
        </w:rPr>
      </w:pPr>
      <w:r w:rsidRPr="00654FB8">
        <w:rPr>
          <w:rFonts w:asciiTheme="minorHAnsi" w:hAnsiTheme="minorHAnsi" w:cstheme="minorHAnsi"/>
        </w:rPr>
        <w:t>fraud prevention, risk management and security control services</w:t>
      </w:r>
    </w:p>
    <w:p w14:paraId="6B5BFA35" w14:textId="77777777" w:rsidR="001D00B9" w:rsidRPr="00654FB8" w:rsidRDefault="00730C39" w:rsidP="002C5884">
      <w:pPr>
        <w:pStyle w:val="ListParagraph"/>
        <w:widowControl/>
        <w:numPr>
          <w:ilvl w:val="0"/>
          <w:numId w:val="9"/>
        </w:numPr>
        <w:tabs>
          <w:tab w:val="left" w:pos="940"/>
        </w:tabs>
        <w:spacing w:before="220" w:after="220"/>
        <w:ind w:left="936" w:right="0" w:hanging="361"/>
        <w:contextualSpacing/>
        <w:jc w:val="left"/>
        <w:rPr>
          <w:rFonts w:asciiTheme="minorHAnsi" w:hAnsiTheme="minorHAnsi" w:cstheme="minorHAnsi"/>
        </w:rPr>
      </w:pPr>
      <w:r w:rsidRPr="00654FB8">
        <w:rPr>
          <w:rFonts w:asciiTheme="minorHAnsi" w:hAnsiTheme="minorHAnsi" w:cstheme="minorHAnsi"/>
        </w:rPr>
        <w:t>data capture and reporting and information management services</w:t>
      </w:r>
    </w:p>
    <w:p w14:paraId="6B5BFA36" w14:textId="37884495" w:rsidR="001D00B9" w:rsidRPr="00654FB8" w:rsidRDefault="00730C39" w:rsidP="002C5884">
      <w:pPr>
        <w:pStyle w:val="ListParagraph"/>
        <w:widowControl/>
        <w:numPr>
          <w:ilvl w:val="0"/>
          <w:numId w:val="9"/>
        </w:numPr>
        <w:tabs>
          <w:tab w:val="left" w:pos="940"/>
        </w:tabs>
        <w:spacing w:before="220" w:after="220"/>
        <w:ind w:left="936" w:right="0"/>
        <w:contextualSpacing/>
        <w:rPr>
          <w:rFonts w:asciiTheme="minorHAnsi" w:hAnsiTheme="minorHAnsi" w:cstheme="minorHAnsi"/>
        </w:rPr>
      </w:pPr>
      <w:r w:rsidRPr="00654FB8">
        <w:rPr>
          <w:rFonts w:asciiTheme="minorHAnsi" w:hAnsiTheme="minorHAnsi" w:cstheme="minorHAnsi"/>
        </w:rPr>
        <w:t xml:space="preserve">providing </w:t>
      </w:r>
      <w:r w:rsidR="00E93C0D" w:rsidRPr="00654FB8">
        <w:rPr>
          <w:rFonts w:asciiTheme="minorHAnsi" w:hAnsiTheme="minorHAnsi" w:cstheme="minorHAnsi"/>
        </w:rPr>
        <w:t>Zenus</w:t>
      </w:r>
      <w:r w:rsidRPr="00654FB8">
        <w:rPr>
          <w:rFonts w:asciiTheme="minorHAnsi" w:hAnsiTheme="minorHAnsi" w:cstheme="minorHAnsi"/>
        </w:rPr>
        <w:t xml:space="preserve"> with reports detailing transactions and servicing with respect to each Program marketed by </w:t>
      </w:r>
      <w:r w:rsidR="00E93C0D" w:rsidRPr="00654FB8">
        <w:rPr>
          <w:rFonts w:asciiTheme="minorHAnsi" w:hAnsiTheme="minorHAnsi" w:cstheme="minorHAnsi"/>
        </w:rPr>
        <w:t>Program Manager</w:t>
      </w:r>
      <w:r w:rsidRPr="00654FB8">
        <w:rPr>
          <w:rFonts w:asciiTheme="minorHAnsi" w:hAnsiTheme="minorHAnsi" w:cstheme="minorHAnsi"/>
        </w:rPr>
        <w:t xml:space="preserve"> on behalf of </w:t>
      </w:r>
      <w:r w:rsidR="00E93C0D" w:rsidRPr="00654FB8">
        <w:rPr>
          <w:rFonts w:asciiTheme="minorHAnsi" w:hAnsiTheme="minorHAnsi" w:cstheme="minorHAnsi"/>
        </w:rPr>
        <w:t>Zenus</w:t>
      </w:r>
      <w:r w:rsidRPr="00654FB8">
        <w:rPr>
          <w:rFonts w:asciiTheme="minorHAnsi" w:hAnsiTheme="minorHAnsi" w:cstheme="minorHAnsi"/>
        </w:rPr>
        <w:t xml:space="preserve"> as may be mutually agreed by the Parties from time to time at no additional cost to </w:t>
      </w:r>
      <w:r w:rsidR="00E93C0D" w:rsidRPr="00654FB8">
        <w:rPr>
          <w:rFonts w:asciiTheme="minorHAnsi" w:hAnsiTheme="minorHAnsi" w:cstheme="minorHAnsi"/>
        </w:rPr>
        <w:t>Zenus</w:t>
      </w:r>
      <w:r w:rsidRPr="00654FB8">
        <w:rPr>
          <w:rFonts w:asciiTheme="minorHAnsi" w:hAnsiTheme="minorHAnsi" w:cstheme="minorHAnsi"/>
        </w:rPr>
        <w:t xml:space="preserve"> within the reasonable capacity of </w:t>
      </w:r>
      <w:r w:rsidR="00E93C0D" w:rsidRPr="00654FB8">
        <w:rPr>
          <w:rFonts w:asciiTheme="minorHAnsi" w:hAnsiTheme="minorHAnsi" w:cstheme="minorHAnsi"/>
        </w:rPr>
        <w:t>Program Manager</w:t>
      </w:r>
    </w:p>
    <w:p w14:paraId="6B5BFA39" w14:textId="54B1917F" w:rsidR="001D00B9" w:rsidRPr="00654FB8" w:rsidRDefault="00730C39" w:rsidP="002C5884">
      <w:pPr>
        <w:pStyle w:val="ListParagraph"/>
        <w:widowControl/>
        <w:numPr>
          <w:ilvl w:val="0"/>
          <w:numId w:val="9"/>
        </w:numPr>
        <w:tabs>
          <w:tab w:val="left" w:pos="940"/>
        </w:tabs>
        <w:spacing w:before="220" w:after="220"/>
        <w:ind w:right="0"/>
        <w:contextualSpacing/>
        <w:rPr>
          <w:rFonts w:asciiTheme="minorHAnsi" w:hAnsiTheme="minorHAnsi" w:cstheme="minorHAnsi"/>
        </w:rPr>
      </w:pPr>
      <w:r w:rsidRPr="00654FB8">
        <w:rPr>
          <w:rFonts w:asciiTheme="minorHAnsi" w:hAnsiTheme="minorHAnsi" w:cstheme="minorHAnsi"/>
        </w:rPr>
        <w:t xml:space="preserve">providing appropriate notices to </w:t>
      </w:r>
      <w:r w:rsidR="00E93C0D" w:rsidRPr="00654FB8">
        <w:rPr>
          <w:rFonts w:asciiTheme="minorHAnsi" w:hAnsiTheme="minorHAnsi" w:cstheme="minorHAnsi"/>
        </w:rPr>
        <w:t>Zenus</w:t>
      </w:r>
      <w:r w:rsidRPr="00654FB8">
        <w:rPr>
          <w:rFonts w:asciiTheme="minorHAnsi" w:hAnsiTheme="minorHAnsi" w:cstheme="minorHAnsi"/>
        </w:rPr>
        <w:t xml:space="preserve"> as required hereunder</w:t>
      </w:r>
    </w:p>
    <w:p w14:paraId="6B5BFA3A" w14:textId="3B279C8A" w:rsidR="001D00B9" w:rsidRPr="00654FB8" w:rsidRDefault="00730C39" w:rsidP="002C5884">
      <w:pPr>
        <w:pStyle w:val="ListParagraph"/>
        <w:widowControl/>
        <w:numPr>
          <w:ilvl w:val="0"/>
          <w:numId w:val="9"/>
        </w:numPr>
        <w:tabs>
          <w:tab w:val="left" w:pos="940"/>
        </w:tabs>
        <w:spacing w:before="220" w:after="220"/>
        <w:ind w:right="0"/>
        <w:contextualSpacing/>
        <w:jc w:val="left"/>
        <w:rPr>
          <w:rFonts w:asciiTheme="minorHAnsi" w:hAnsiTheme="minorHAnsi" w:cstheme="minorHAnsi"/>
        </w:rPr>
      </w:pPr>
      <w:r w:rsidRPr="00654FB8">
        <w:rPr>
          <w:rFonts w:asciiTheme="minorHAnsi" w:hAnsiTheme="minorHAnsi" w:cstheme="minorHAnsi"/>
        </w:rPr>
        <w:t xml:space="preserve">helpdesk and technical support for </w:t>
      </w:r>
      <w:r w:rsidR="00E93C0D" w:rsidRPr="00654FB8">
        <w:rPr>
          <w:rFonts w:asciiTheme="minorHAnsi" w:hAnsiTheme="minorHAnsi" w:cstheme="minorHAnsi"/>
        </w:rPr>
        <w:t>Zenus</w:t>
      </w:r>
    </w:p>
    <w:p w14:paraId="6B5BFA3B" w14:textId="28D798AB" w:rsidR="001D00B9" w:rsidRPr="00654FB8" w:rsidRDefault="00730C39" w:rsidP="002C5884">
      <w:pPr>
        <w:pStyle w:val="ListParagraph"/>
        <w:widowControl/>
        <w:numPr>
          <w:ilvl w:val="0"/>
          <w:numId w:val="9"/>
        </w:numPr>
        <w:tabs>
          <w:tab w:val="left" w:pos="940"/>
        </w:tabs>
        <w:spacing w:before="220" w:after="220"/>
        <w:ind w:right="0"/>
        <w:jc w:val="left"/>
        <w:rPr>
          <w:rFonts w:asciiTheme="minorHAnsi" w:hAnsiTheme="minorHAnsi" w:cstheme="minorHAnsi"/>
        </w:rPr>
      </w:pPr>
      <w:r w:rsidRPr="00654FB8">
        <w:rPr>
          <w:rFonts w:asciiTheme="minorHAnsi" w:hAnsiTheme="minorHAnsi" w:cstheme="minorHAnsi"/>
        </w:rPr>
        <w:t xml:space="preserve">closing </w:t>
      </w:r>
      <w:r w:rsidR="001B2363" w:rsidRPr="00654FB8">
        <w:rPr>
          <w:rFonts w:asciiTheme="minorHAnsi" w:hAnsiTheme="minorHAnsi" w:cstheme="minorHAnsi"/>
        </w:rPr>
        <w:t>Client Sub-Accounts, End User Sub-Accounts,</w:t>
      </w:r>
      <w:r w:rsidRPr="00654FB8">
        <w:rPr>
          <w:rFonts w:asciiTheme="minorHAnsi" w:hAnsiTheme="minorHAnsi" w:cstheme="minorHAnsi"/>
        </w:rPr>
        <w:t xml:space="preserve"> and/or Cards</w:t>
      </w:r>
    </w:p>
    <w:p w14:paraId="6B5BFA3C" w14:textId="1738B3A6" w:rsidR="001D00B9" w:rsidRPr="00654FB8" w:rsidRDefault="00370603" w:rsidP="002C5884">
      <w:pPr>
        <w:pStyle w:val="Heading2"/>
        <w:widowControl/>
        <w:spacing w:before="220" w:after="220"/>
        <w:rPr>
          <w:rFonts w:asciiTheme="minorHAnsi" w:hAnsiTheme="minorHAnsi" w:cstheme="minorHAnsi"/>
          <w:sz w:val="22"/>
          <w:szCs w:val="22"/>
        </w:rPr>
      </w:pPr>
      <w:ins w:id="18" w:author="ANGEL WESLEY" w:date="2026-02-27T03:15:00Z" w16du:dateUtc="2026-02-26T23:15:00Z">
        <w:r>
          <w:rPr>
            <w:rFonts w:asciiTheme="minorHAnsi" w:hAnsiTheme="minorHAnsi" w:cstheme="minorHAnsi"/>
            <w:sz w:val="22"/>
            <w:szCs w:val="22"/>
          </w:rPr>
          <w:t xml:space="preserve">If Cards are included in the Program, </w:t>
        </w:r>
      </w:ins>
      <w:r w:rsidR="00730C39" w:rsidRPr="00654FB8">
        <w:rPr>
          <w:rFonts w:asciiTheme="minorHAnsi" w:hAnsiTheme="minorHAnsi" w:cstheme="minorHAnsi"/>
          <w:sz w:val="22"/>
          <w:szCs w:val="22"/>
        </w:rPr>
        <w:t>Customer Service, including:</w:t>
      </w:r>
    </w:p>
    <w:p w14:paraId="6B5BFA3E" w14:textId="1DCF29B0" w:rsidR="001D00B9" w:rsidRPr="00654FB8" w:rsidRDefault="00730C39" w:rsidP="002C5884">
      <w:pPr>
        <w:pStyle w:val="ListParagraph"/>
        <w:widowControl/>
        <w:numPr>
          <w:ilvl w:val="0"/>
          <w:numId w:val="9"/>
        </w:numPr>
        <w:tabs>
          <w:tab w:val="left" w:pos="940"/>
        </w:tabs>
        <w:spacing w:before="220" w:after="220"/>
        <w:ind w:left="936" w:right="0"/>
        <w:contextualSpacing/>
        <w:rPr>
          <w:rFonts w:asciiTheme="minorHAnsi" w:hAnsiTheme="minorHAnsi" w:cstheme="minorHAnsi"/>
        </w:rPr>
      </w:pPr>
      <w:r w:rsidRPr="00654FB8">
        <w:rPr>
          <w:rFonts w:asciiTheme="minorHAnsi" w:hAnsiTheme="minorHAnsi" w:cstheme="minorHAnsi"/>
        </w:rPr>
        <w:t xml:space="preserve">Card and Transaction dispute processing and resolution, and any other informal disputes or resolutions as needed from the </w:t>
      </w:r>
      <w:r w:rsidR="000B6C6C" w:rsidRPr="00654FB8">
        <w:rPr>
          <w:rFonts w:asciiTheme="minorHAnsi" w:hAnsiTheme="minorHAnsi" w:cstheme="minorHAnsi"/>
        </w:rPr>
        <w:t>End User</w:t>
      </w:r>
      <w:r w:rsidRPr="00654FB8">
        <w:rPr>
          <w:rFonts w:asciiTheme="minorHAnsi" w:hAnsiTheme="minorHAnsi" w:cstheme="minorHAnsi"/>
        </w:rPr>
        <w:t>, as promptly as commercially reasonable, and not later than full resolution within sixty (60) days</w:t>
      </w:r>
    </w:p>
    <w:p w14:paraId="6B5BFA3F" w14:textId="0B1782CF" w:rsidR="001D00B9" w:rsidRPr="00654FB8" w:rsidRDefault="00730C39" w:rsidP="002C5884">
      <w:pPr>
        <w:pStyle w:val="ListParagraph"/>
        <w:widowControl/>
        <w:numPr>
          <w:ilvl w:val="0"/>
          <w:numId w:val="9"/>
        </w:numPr>
        <w:tabs>
          <w:tab w:val="left" w:pos="940"/>
        </w:tabs>
        <w:spacing w:before="220" w:after="220"/>
        <w:ind w:right="0"/>
        <w:rPr>
          <w:rFonts w:asciiTheme="minorHAnsi" w:hAnsiTheme="minorHAnsi" w:cstheme="minorHAnsi"/>
        </w:rPr>
      </w:pPr>
      <w:r w:rsidRPr="00654FB8">
        <w:rPr>
          <w:rFonts w:asciiTheme="minorHAnsi" w:hAnsiTheme="minorHAnsi" w:cstheme="minorHAnsi"/>
        </w:rPr>
        <w:t>lost and stolen Card reporting</w:t>
      </w:r>
    </w:p>
    <w:p w14:paraId="6B5BFA40" w14:textId="4AA90B55" w:rsidR="001D00B9" w:rsidRPr="00654FB8" w:rsidRDefault="00730C39" w:rsidP="002C5884">
      <w:pPr>
        <w:pStyle w:val="Heading2"/>
        <w:widowControl/>
        <w:spacing w:before="220" w:after="220"/>
        <w:rPr>
          <w:rFonts w:asciiTheme="minorHAnsi" w:hAnsiTheme="minorHAnsi" w:cstheme="minorHAnsi"/>
          <w:b w:val="0"/>
          <w:bCs w:val="0"/>
          <w:sz w:val="22"/>
          <w:szCs w:val="22"/>
        </w:rPr>
      </w:pPr>
      <w:r w:rsidRPr="00654FB8">
        <w:rPr>
          <w:rFonts w:asciiTheme="minorHAnsi" w:hAnsiTheme="minorHAnsi" w:cstheme="minorHAnsi"/>
          <w:b w:val="0"/>
          <w:bCs w:val="0"/>
          <w:sz w:val="22"/>
          <w:szCs w:val="22"/>
        </w:rPr>
        <w:t xml:space="preserve">Compliance Functions, as set forth in </w:t>
      </w:r>
      <w:r w:rsidRPr="00654FB8">
        <w:rPr>
          <w:rFonts w:asciiTheme="minorHAnsi" w:hAnsiTheme="minorHAnsi" w:cstheme="minorHAnsi"/>
          <w:b w:val="0"/>
          <w:bCs w:val="0"/>
          <w:sz w:val="22"/>
          <w:szCs w:val="22"/>
          <w:u w:val="single"/>
        </w:rPr>
        <w:t>Schedule 4.1(a)</w:t>
      </w:r>
      <w:r w:rsidRPr="00654FB8">
        <w:rPr>
          <w:rFonts w:asciiTheme="minorHAnsi" w:hAnsiTheme="minorHAnsi" w:cstheme="minorHAnsi"/>
          <w:b w:val="0"/>
          <w:bCs w:val="0"/>
          <w:sz w:val="22"/>
          <w:szCs w:val="22"/>
        </w:rPr>
        <w:t>.</w:t>
      </w:r>
    </w:p>
    <w:p w14:paraId="4B4C26FD" w14:textId="77777777" w:rsidR="001D00B9" w:rsidRPr="00654FB8" w:rsidRDefault="001D00B9" w:rsidP="002C5884">
      <w:pPr>
        <w:widowControl/>
        <w:spacing w:before="220" w:after="220"/>
        <w:rPr>
          <w:rFonts w:asciiTheme="minorHAnsi" w:hAnsiTheme="minorHAnsi" w:cstheme="minorHAnsi"/>
        </w:rPr>
      </w:pPr>
    </w:p>
    <w:p w14:paraId="6B5BFA41" w14:textId="3A4384D8" w:rsidR="00730C39" w:rsidRPr="00654FB8" w:rsidRDefault="00730C39" w:rsidP="002C5884">
      <w:pPr>
        <w:widowControl/>
        <w:spacing w:before="220" w:after="220"/>
        <w:rPr>
          <w:rFonts w:asciiTheme="minorHAnsi" w:hAnsiTheme="minorHAnsi" w:cstheme="minorHAnsi"/>
        </w:rPr>
        <w:sectPr w:rsidR="00730C39" w:rsidRPr="00654FB8" w:rsidSect="00D90697">
          <w:footerReference w:type="default" r:id="rId11"/>
          <w:pgSz w:w="12240" w:h="15840"/>
          <w:pgMar w:top="1008" w:right="1008" w:bottom="1008" w:left="1008" w:header="432" w:footer="432" w:gutter="0"/>
          <w:cols w:space="720"/>
          <w:docGrid w:linePitch="299"/>
        </w:sectPr>
      </w:pPr>
    </w:p>
    <w:p w14:paraId="2383C22C" w14:textId="79544303" w:rsidR="00730C39" w:rsidRPr="00654FB8" w:rsidRDefault="00791FB1" w:rsidP="00730C39">
      <w:pPr>
        <w:pStyle w:val="Heading1"/>
        <w:widowControl/>
        <w:spacing w:after="220"/>
        <w:ind w:left="0" w:right="0"/>
        <w:rPr>
          <w:rFonts w:asciiTheme="minorHAnsi" w:hAnsiTheme="minorHAnsi" w:cstheme="minorHAnsi"/>
          <w:sz w:val="22"/>
          <w:szCs w:val="22"/>
          <w:u w:val="single"/>
        </w:rPr>
      </w:pPr>
      <w:bookmarkStart w:id="19" w:name="Bank_shall_establish_and_Servicer_shall_"/>
      <w:bookmarkStart w:id="20" w:name="REPORT_REQUIREMENTS"/>
      <w:bookmarkEnd w:id="19"/>
      <w:bookmarkEnd w:id="20"/>
      <w:r w:rsidRPr="00654FB8">
        <w:rPr>
          <w:rFonts w:asciiTheme="minorHAnsi" w:hAnsiTheme="minorHAnsi" w:cstheme="minorHAnsi"/>
          <w:sz w:val="22"/>
          <w:szCs w:val="22"/>
          <w:u w:val="single"/>
        </w:rPr>
        <w:lastRenderedPageBreak/>
        <w:t>Schedule 3.6(a)</w:t>
      </w:r>
    </w:p>
    <w:p w14:paraId="6B5BFA54" w14:textId="7993507D" w:rsidR="001D00B9" w:rsidRPr="00654FB8" w:rsidRDefault="00730C39" w:rsidP="00730C39">
      <w:pPr>
        <w:pStyle w:val="Heading1"/>
        <w:widowControl/>
        <w:spacing w:after="220"/>
        <w:ind w:left="0" w:right="0"/>
        <w:rPr>
          <w:rFonts w:asciiTheme="minorHAnsi" w:hAnsiTheme="minorHAnsi" w:cstheme="minorHAnsi"/>
          <w:sz w:val="22"/>
          <w:szCs w:val="22"/>
        </w:rPr>
      </w:pPr>
      <w:r w:rsidRPr="00654FB8">
        <w:rPr>
          <w:rFonts w:asciiTheme="minorHAnsi" w:hAnsiTheme="minorHAnsi" w:cstheme="minorHAnsi"/>
          <w:sz w:val="22"/>
          <w:szCs w:val="22"/>
        </w:rPr>
        <w:t>AUDIT REQUIREMENTS</w:t>
      </w:r>
    </w:p>
    <w:p w14:paraId="6B5BFA56" w14:textId="1EB746F5" w:rsidR="001D00B9" w:rsidRPr="00654FB8" w:rsidRDefault="00E93C0D" w:rsidP="002C5884">
      <w:pPr>
        <w:pStyle w:val="BodyText"/>
        <w:widowControl/>
        <w:spacing w:before="220" w:after="220"/>
        <w:ind w:left="220"/>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shall cause to be </w:t>
      </w:r>
      <w:r w:rsidR="00987D8C" w:rsidRPr="00654FB8">
        <w:rPr>
          <w:rFonts w:asciiTheme="minorHAnsi" w:hAnsiTheme="minorHAnsi" w:cstheme="minorHAnsi"/>
          <w:sz w:val="22"/>
          <w:szCs w:val="22"/>
        </w:rPr>
        <w:t>performed,</w:t>
      </w:r>
      <w:r w:rsidR="00730C39" w:rsidRPr="00654FB8">
        <w:rPr>
          <w:rFonts w:asciiTheme="minorHAnsi" w:hAnsiTheme="minorHAnsi" w:cstheme="minorHAnsi"/>
          <w:sz w:val="22"/>
          <w:szCs w:val="22"/>
        </w:rPr>
        <w:t xml:space="preserve"> and a report thereof provided to </w:t>
      </w:r>
      <w:r w:rsidRPr="00654FB8">
        <w:rPr>
          <w:rFonts w:asciiTheme="minorHAnsi" w:hAnsiTheme="minorHAnsi" w:cstheme="minorHAnsi"/>
          <w:sz w:val="22"/>
          <w:szCs w:val="22"/>
        </w:rPr>
        <w:t>Zenus</w:t>
      </w:r>
      <w:r w:rsidR="00730C39" w:rsidRPr="00654FB8">
        <w:rPr>
          <w:rFonts w:asciiTheme="minorHAnsi" w:hAnsiTheme="minorHAnsi" w:cstheme="minorHAnsi"/>
          <w:sz w:val="22"/>
          <w:szCs w:val="22"/>
        </w:rPr>
        <w:t xml:space="preserve"> of the following internal audits and reviews or their substantial equivalents, all of which shall be performed and provided at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’s expense.</w:t>
      </w:r>
    </w:p>
    <w:tbl>
      <w:tblPr>
        <w:tblW w:w="9763" w:type="dxa"/>
        <w:tblInd w:w="2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93"/>
        <w:gridCol w:w="1170"/>
        <w:gridCol w:w="1800"/>
      </w:tblGrid>
      <w:tr w:rsidR="001D00B9" w:rsidRPr="00654FB8" w14:paraId="6B5BFA5B" w14:textId="77777777" w:rsidTr="00730C39">
        <w:trPr>
          <w:trHeight w:val="551"/>
        </w:trPr>
        <w:tc>
          <w:tcPr>
            <w:tcW w:w="6793" w:type="dxa"/>
            <w:tcBorders>
              <w:top w:val="nil"/>
              <w:left w:val="nil"/>
            </w:tcBorders>
          </w:tcPr>
          <w:p w14:paraId="6B5BFA58" w14:textId="77777777" w:rsidR="001D00B9" w:rsidRPr="00654FB8" w:rsidRDefault="001D00B9" w:rsidP="002C5884">
            <w:pPr>
              <w:pStyle w:val="TableParagraph"/>
              <w:widowControl/>
              <w:ind w:left="0"/>
              <w:rPr>
                <w:rFonts w:asciiTheme="minorHAnsi" w:hAnsiTheme="minorHAnsi" w:cstheme="minorHAnsi"/>
              </w:rPr>
            </w:pPr>
          </w:p>
        </w:tc>
        <w:tc>
          <w:tcPr>
            <w:tcW w:w="1170" w:type="dxa"/>
          </w:tcPr>
          <w:p w14:paraId="6B5BFA59" w14:textId="77777777" w:rsidR="001D00B9" w:rsidRPr="00654FB8" w:rsidRDefault="00730C39" w:rsidP="00730C39">
            <w:pPr>
              <w:pStyle w:val="TableParagraph"/>
              <w:widowControl/>
              <w:ind w:left="144"/>
              <w:rPr>
                <w:rFonts w:asciiTheme="minorHAnsi" w:hAnsiTheme="minorHAnsi" w:cstheme="minorHAnsi"/>
                <w:b/>
              </w:rPr>
            </w:pPr>
            <w:r w:rsidRPr="00654FB8">
              <w:rPr>
                <w:rFonts w:asciiTheme="minorHAnsi" w:hAnsiTheme="minorHAnsi" w:cstheme="minorHAnsi"/>
                <w:b/>
              </w:rPr>
              <w:t>Frequency</w:t>
            </w:r>
          </w:p>
        </w:tc>
        <w:tc>
          <w:tcPr>
            <w:tcW w:w="1800" w:type="dxa"/>
          </w:tcPr>
          <w:p w14:paraId="6B5BFA5A" w14:textId="77777777" w:rsidR="001D00B9" w:rsidRPr="00654FB8" w:rsidRDefault="00730C39" w:rsidP="00730C39">
            <w:pPr>
              <w:pStyle w:val="TableParagraph"/>
              <w:widowControl/>
              <w:ind w:left="144" w:right="144" w:hanging="60"/>
              <w:rPr>
                <w:rFonts w:asciiTheme="minorHAnsi" w:hAnsiTheme="minorHAnsi" w:cstheme="minorHAnsi"/>
                <w:b/>
              </w:rPr>
            </w:pPr>
            <w:r w:rsidRPr="00654FB8">
              <w:rPr>
                <w:rFonts w:asciiTheme="minorHAnsi" w:hAnsiTheme="minorHAnsi" w:cstheme="minorHAnsi"/>
                <w:b/>
              </w:rPr>
              <w:t>Performed or Provided By</w:t>
            </w:r>
          </w:p>
        </w:tc>
      </w:tr>
      <w:tr w:rsidR="001D00B9" w:rsidRPr="00654FB8" w14:paraId="6B5BFA60" w14:textId="77777777" w:rsidTr="00730C39">
        <w:trPr>
          <w:trHeight w:val="494"/>
        </w:trPr>
        <w:tc>
          <w:tcPr>
            <w:tcW w:w="6793" w:type="dxa"/>
          </w:tcPr>
          <w:p w14:paraId="6B5BFA5C"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b/>
              </w:rPr>
              <w:t xml:space="preserve">SAS 70 </w:t>
            </w:r>
            <w:r w:rsidRPr="00654FB8">
              <w:rPr>
                <w:rFonts w:asciiTheme="minorHAnsi" w:hAnsiTheme="minorHAnsi" w:cstheme="minorHAnsi"/>
              </w:rPr>
              <w:t>(SSAE18)</w:t>
            </w:r>
          </w:p>
          <w:p w14:paraId="6B5BFA5D" w14:textId="77777777" w:rsidR="001D00B9" w:rsidRPr="00654FB8" w:rsidRDefault="00730C39" w:rsidP="002C5884">
            <w:pPr>
              <w:pStyle w:val="TableParagraph"/>
              <w:widowControl/>
              <w:rPr>
                <w:rFonts w:asciiTheme="minorHAnsi" w:hAnsiTheme="minorHAnsi" w:cstheme="minorHAnsi"/>
                <w:b/>
              </w:rPr>
            </w:pPr>
            <w:r w:rsidRPr="00654FB8">
              <w:rPr>
                <w:rFonts w:asciiTheme="minorHAnsi" w:hAnsiTheme="minorHAnsi" w:cstheme="minorHAnsi"/>
                <w:b/>
              </w:rPr>
              <w:t>Financial Review</w:t>
            </w:r>
          </w:p>
        </w:tc>
        <w:tc>
          <w:tcPr>
            <w:tcW w:w="1170" w:type="dxa"/>
          </w:tcPr>
          <w:p w14:paraId="6B5BFA5E" w14:textId="77777777" w:rsidR="001D00B9" w:rsidRPr="00654FB8" w:rsidRDefault="00730C39" w:rsidP="00730C39">
            <w:pPr>
              <w:pStyle w:val="TableParagraph"/>
              <w:widowControl/>
              <w:ind w:left="144" w:right="144"/>
              <w:rPr>
                <w:rFonts w:asciiTheme="minorHAnsi" w:hAnsiTheme="minorHAnsi" w:cstheme="minorHAnsi"/>
              </w:rPr>
            </w:pPr>
            <w:r w:rsidRPr="00654FB8">
              <w:rPr>
                <w:rFonts w:asciiTheme="minorHAnsi" w:hAnsiTheme="minorHAnsi" w:cstheme="minorHAnsi"/>
              </w:rPr>
              <w:t>Annual</w:t>
            </w:r>
          </w:p>
        </w:tc>
        <w:tc>
          <w:tcPr>
            <w:tcW w:w="1800" w:type="dxa"/>
          </w:tcPr>
          <w:p w14:paraId="6B5BFA5F" w14:textId="75DDB9FC" w:rsidR="001D00B9" w:rsidRPr="00654FB8" w:rsidRDefault="00730C39" w:rsidP="00730C39">
            <w:pPr>
              <w:pStyle w:val="TableParagraph"/>
              <w:widowControl/>
              <w:ind w:left="144" w:right="144"/>
              <w:rPr>
                <w:rFonts w:asciiTheme="minorHAnsi" w:hAnsiTheme="minorHAnsi" w:cstheme="minorHAnsi"/>
              </w:rPr>
            </w:pPr>
            <w:r w:rsidRPr="00654FB8">
              <w:rPr>
                <w:rFonts w:asciiTheme="minorHAnsi" w:hAnsiTheme="minorHAnsi" w:cstheme="minorHAnsi"/>
              </w:rPr>
              <w:t>3rd Party</w:t>
            </w:r>
            <w:r w:rsidR="00085D82" w:rsidRPr="00654FB8">
              <w:rPr>
                <w:rFonts w:asciiTheme="minorHAnsi" w:hAnsiTheme="minorHAnsi" w:cstheme="minorHAnsi"/>
              </w:rPr>
              <w:t xml:space="preserve"> chosen exclusively by Program Manager</w:t>
            </w:r>
          </w:p>
        </w:tc>
      </w:tr>
      <w:tr w:rsidR="001D00B9" w:rsidRPr="00654FB8" w14:paraId="6B5BFA66" w14:textId="77777777" w:rsidTr="00730C39">
        <w:trPr>
          <w:trHeight w:val="710"/>
        </w:trPr>
        <w:tc>
          <w:tcPr>
            <w:tcW w:w="6793" w:type="dxa"/>
          </w:tcPr>
          <w:p w14:paraId="6B5BFA61" w14:textId="10E704EE" w:rsidR="001D00B9" w:rsidRPr="00654FB8" w:rsidRDefault="00FA32A5" w:rsidP="002C5884">
            <w:pPr>
              <w:pStyle w:val="TableParagraph"/>
              <w:widowControl/>
              <w:rPr>
                <w:rFonts w:asciiTheme="minorHAnsi" w:hAnsiTheme="minorHAnsi" w:cstheme="minorHAnsi"/>
              </w:rPr>
            </w:pPr>
            <w:r w:rsidRPr="00654FB8">
              <w:rPr>
                <w:rFonts w:asciiTheme="minorHAnsi" w:hAnsiTheme="minorHAnsi" w:cstheme="minorHAnsi"/>
                <w:b/>
              </w:rPr>
              <w:t>– ISO 27001, PCI e ISO 27701</w:t>
            </w:r>
          </w:p>
        </w:tc>
        <w:tc>
          <w:tcPr>
            <w:tcW w:w="1170" w:type="dxa"/>
          </w:tcPr>
          <w:p w14:paraId="6B5BFA63" w14:textId="77777777" w:rsidR="001D00B9" w:rsidRPr="00654FB8" w:rsidRDefault="00730C39" w:rsidP="00730C39">
            <w:pPr>
              <w:pStyle w:val="TableParagraph"/>
              <w:widowControl/>
              <w:ind w:left="144" w:right="144"/>
              <w:rPr>
                <w:rFonts w:asciiTheme="minorHAnsi" w:hAnsiTheme="minorHAnsi" w:cstheme="minorHAnsi"/>
              </w:rPr>
            </w:pPr>
            <w:r w:rsidRPr="00654FB8">
              <w:rPr>
                <w:rFonts w:asciiTheme="minorHAnsi" w:hAnsiTheme="minorHAnsi" w:cstheme="minorHAnsi"/>
              </w:rPr>
              <w:t>Annual</w:t>
            </w:r>
          </w:p>
        </w:tc>
        <w:tc>
          <w:tcPr>
            <w:tcW w:w="1800" w:type="dxa"/>
          </w:tcPr>
          <w:p w14:paraId="6B5BFA65" w14:textId="2F8CB8D2" w:rsidR="001D00B9" w:rsidRPr="00654FB8" w:rsidRDefault="00730C39" w:rsidP="00730C39">
            <w:pPr>
              <w:pStyle w:val="TableParagraph"/>
              <w:widowControl/>
              <w:ind w:left="144" w:right="144"/>
              <w:rPr>
                <w:rFonts w:asciiTheme="minorHAnsi" w:hAnsiTheme="minorHAnsi" w:cstheme="minorHAnsi"/>
              </w:rPr>
            </w:pPr>
            <w:r w:rsidRPr="00654FB8">
              <w:rPr>
                <w:rFonts w:asciiTheme="minorHAnsi" w:hAnsiTheme="minorHAnsi" w:cstheme="minorHAnsi"/>
              </w:rPr>
              <w:t>3rd Party</w:t>
            </w:r>
            <w:r w:rsidR="00085D82" w:rsidRPr="00654FB8">
              <w:rPr>
                <w:rFonts w:asciiTheme="minorHAnsi" w:hAnsiTheme="minorHAnsi" w:cstheme="minorHAnsi"/>
              </w:rPr>
              <w:t xml:space="preserve"> chosen exclusively by Program Manager</w:t>
            </w:r>
          </w:p>
        </w:tc>
      </w:tr>
      <w:tr w:rsidR="001D00B9" w:rsidRPr="00654FB8" w14:paraId="6B5BFA6A" w14:textId="77777777" w:rsidTr="00730C39">
        <w:trPr>
          <w:trHeight w:val="341"/>
        </w:trPr>
        <w:tc>
          <w:tcPr>
            <w:tcW w:w="6793" w:type="dxa"/>
          </w:tcPr>
          <w:p w14:paraId="6B5BFA67" w14:textId="12D77210" w:rsidR="001D00B9" w:rsidRPr="00654FB8" w:rsidRDefault="00FA32A5" w:rsidP="002C5884">
            <w:pPr>
              <w:pStyle w:val="TableParagraph"/>
              <w:widowControl/>
              <w:rPr>
                <w:rFonts w:asciiTheme="minorHAnsi" w:hAnsiTheme="minorHAnsi" w:cstheme="minorHAnsi"/>
              </w:rPr>
            </w:pPr>
            <w:r w:rsidRPr="00654FB8">
              <w:rPr>
                <w:rFonts w:asciiTheme="minorHAnsi" w:hAnsiTheme="minorHAnsi" w:cstheme="minorHAnsi"/>
                <w:b/>
              </w:rPr>
              <w:t>ISAE 3402</w:t>
            </w:r>
            <w:r w:rsidRPr="00654FB8">
              <w:rPr>
                <w:rFonts w:asciiTheme="minorHAnsi" w:hAnsiTheme="minorHAnsi" w:cstheme="minorHAnsi"/>
              </w:rPr>
              <w:t xml:space="preserve"> </w:t>
            </w:r>
          </w:p>
        </w:tc>
        <w:tc>
          <w:tcPr>
            <w:tcW w:w="1170" w:type="dxa"/>
          </w:tcPr>
          <w:p w14:paraId="6B5BFA68" w14:textId="77777777" w:rsidR="001D00B9" w:rsidRPr="00654FB8" w:rsidRDefault="00730C39" w:rsidP="00730C39">
            <w:pPr>
              <w:pStyle w:val="TableParagraph"/>
              <w:widowControl/>
              <w:ind w:left="144" w:right="144"/>
              <w:rPr>
                <w:rFonts w:asciiTheme="minorHAnsi" w:hAnsiTheme="minorHAnsi" w:cstheme="minorHAnsi"/>
              </w:rPr>
            </w:pPr>
            <w:r w:rsidRPr="00654FB8">
              <w:rPr>
                <w:rFonts w:asciiTheme="minorHAnsi" w:hAnsiTheme="minorHAnsi" w:cstheme="minorHAnsi"/>
              </w:rPr>
              <w:t>Annual</w:t>
            </w:r>
          </w:p>
        </w:tc>
        <w:tc>
          <w:tcPr>
            <w:tcW w:w="1800" w:type="dxa"/>
          </w:tcPr>
          <w:p w14:paraId="6B5BFA69" w14:textId="6346E932" w:rsidR="001D00B9" w:rsidRPr="00654FB8" w:rsidRDefault="00730C39" w:rsidP="00730C39">
            <w:pPr>
              <w:pStyle w:val="TableParagraph"/>
              <w:widowControl/>
              <w:ind w:left="144" w:right="144"/>
              <w:rPr>
                <w:rFonts w:asciiTheme="minorHAnsi" w:hAnsiTheme="minorHAnsi" w:cstheme="minorHAnsi"/>
              </w:rPr>
            </w:pPr>
            <w:r w:rsidRPr="00654FB8">
              <w:rPr>
                <w:rFonts w:asciiTheme="minorHAnsi" w:hAnsiTheme="minorHAnsi" w:cstheme="minorHAnsi"/>
              </w:rPr>
              <w:t>3rd Party</w:t>
            </w:r>
            <w:r w:rsidR="00085D82" w:rsidRPr="00654FB8">
              <w:rPr>
                <w:rFonts w:asciiTheme="minorHAnsi" w:hAnsiTheme="minorHAnsi" w:cstheme="minorHAnsi"/>
              </w:rPr>
              <w:t xml:space="preserve"> chosen exclusively by Program Manager</w:t>
            </w:r>
          </w:p>
        </w:tc>
      </w:tr>
      <w:tr w:rsidR="001D00B9" w:rsidRPr="00654FB8" w14:paraId="6B5BFA6E" w14:textId="77777777" w:rsidTr="00730C39">
        <w:trPr>
          <w:trHeight w:val="357"/>
        </w:trPr>
        <w:tc>
          <w:tcPr>
            <w:tcW w:w="6793" w:type="dxa"/>
          </w:tcPr>
          <w:p w14:paraId="6B5BFA6B" w14:textId="6E3F87B5" w:rsidR="001D00B9" w:rsidRPr="00654FB8" w:rsidRDefault="00FA32A5" w:rsidP="002C5884">
            <w:pPr>
              <w:pStyle w:val="TableParagraph"/>
              <w:widowControl/>
              <w:rPr>
                <w:rFonts w:asciiTheme="minorHAnsi" w:hAnsiTheme="minorHAnsi" w:cstheme="minorHAnsi"/>
                <w:b/>
              </w:rPr>
            </w:pPr>
            <w:commentRangeStart w:id="21"/>
            <w:r w:rsidRPr="00654FB8">
              <w:rPr>
                <w:rFonts w:asciiTheme="minorHAnsi" w:hAnsiTheme="minorHAnsi" w:cstheme="minorHAnsi"/>
                <w:b/>
              </w:rPr>
              <w:t>– ISAE 3402</w:t>
            </w:r>
            <w:commentRangeEnd w:id="21"/>
            <w:r w:rsidR="00CE598E" w:rsidRPr="00654FB8">
              <w:rPr>
                <w:rStyle w:val="CommentReference"/>
                <w:rFonts w:asciiTheme="minorHAnsi" w:hAnsiTheme="minorHAnsi" w:cstheme="minorHAnsi"/>
                <w:b/>
                <w:sz w:val="22"/>
                <w:szCs w:val="22"/>
              </w:rPr>
              <w:commentReference w:id="21"/>
            </w:r>
          </w:p>
        </w:tc>
        <w:tc>
          <w:tcPr>
            <w:tcW w:w="1170" w:type="dxa"/>
          </w:tcPr>
          <w:p w14:paraId="6B5BFA6C" w14:textId="77777777" w:rsidR="001D00B9" w:rsidRPr="00654FB8" w:rsidRDefault="00730C39" w:rsidP="00730C39">
            <w:pPr>
              <w:pStyle w:val="TableParagraph"/>
              <w:widowControl/>
              <w:ind w:left="144" w:right="144"/>
              <w:rPr>
                <w:rFonts w:asciiTheme="minorHAnsi" w:hAnsiTheme="minorHAnsi" w:cstheme="minorHAnsi"/>
              </w:rPr>
            </w:pPr>
            <w:r w:rsidRPr="00654FB8">
              <w:rPr>
                <w:rFonts w:asciiTheme="minorHAnsi" w:hAnsiTheme="minorHAnsi" w:cstheme="minorHAnsi"/>
              </w:rPr>
              <w:t>Annual</w:t>
            </w:r>
          </w:p>
        </w:tc>
        <w:tc>
          <w:tcPr>
            <w:tcW w:w="1800" w:type="dxa"/>
          </w:tcPr>
          <w:p w14:paraId="6B5BFA6D" w14:textId="611608F5" w:rsidR="001D00B9" w:rsidRPr="00654FB8" w:rsidRDefault="00730C39" w:rsidP="00730C39">
            <w:pPr>
              <w:pStyle w:val="TableParagraph"/>
              <w:widowControl/>
              <w:ind w:left="144" w:right="144"/>
              <w:rPr>
                <w:rFonts w:asciiTheme="minorHAnsi" w:hAnsiTheme="minorHAnsi" w:cstheme="minorHAnsi"/>
              </w:rPr>
            </w:pPr>
            <w:r w:rsidRPr="00654FB8">
              <w:rPr>
                <w:rFonts w:asciiTheme="minorHAnsi" w:hAnsiTheme="minorHAnsi" w:cstheme="minorHAnsi"/>
              </w:rPr>
              <w:t>3rd Party</w:t>
            </w:r>
            <w:r w:rsidR="00085D82" w:rsidRPr="00654FB8">
              <w:rPr>
                <w:rFonts w:asciiTheme="minorHAnsi" w:hAnsiTheme="minorHAnsi" w:cstheme="minorHAnsi"/>
              </w:rPr>
              <w:t xml:space="preserve"> chosen exclusively by Program Manager</w:t>
            </w:r>
          </w:p>
        </w:tc>
      </w:tr>
    </w:tbl>
    <w:p w14:paraId="6B5BFA6F" w14:textId="77777777" w:rsidR="001D00B9" w:rsidRPr="00654FB8" w:rsidRDefault="001D00B9" w:rsidP="002C5884">
      <w:pPr>
        <w:widowControl/>
        <w:spacing w:before="220" w:after="220"/>
        <w:jc w:val="center"/>
        <w:rPr>
          <w:rFonts w:asciiTheme="minorHAnsi" w:hAnsiTheme="minorHAnsi" w:cstheme="minorHAnsi"/>
        </w:rPr>
        <w:sectPr w:rsidR="001D00B9" w:rsidRPr="00654FB8" w:rsidSect="00D90697">
          <w:footerReference w:type="default" r:id="rId16"/>
          <w:pgSz w:w="12240" w:h="15840"/>
          <w:pgMar w:top="1008" w:right="1008" w:bottom="1008" w:left="1008" w:header="432" w:footer="432" w:gutter="0"/>
          <w:pgNumType w:start="1"/>
          <w:cols w:space="720"/>
          <w:docGrid w:linePitch="299"/>
        </w:sectPr>
      </w:pPr>
    </w:p>
    <w:p w14:paraId="016E64CF" w14:textId="77777777" w:rsidR="00730C39" w:rsidRPr="00654FB8" w:rsidRDefault="00791FB1" w:rsidP="00730C39">
      <w:pPr>
        <w:pStyle w:val="Heading1"/>
        <w:widowControl/>
        <w:spacing w:before="220" w:after="220"/>
        <w:ind w:left="0" w:right="0"/>
        <w:rPr>
          <w:rFonts w:asciiTheme="minorHAnsi" w:hAnsiTheme="minorHAnsi" w:cstheme="minorHAnsi"/>
          <w:sz w:val="22"/>
          <w:szCs w:val="22"/>
          <w:u w:val="single"/>
        </w:rPr>
      </w:pPr>
      <w:r w:rsidRPr="00654FB8">
        <w:rPr>
          <w:rFonts w:asciiTheme="minorHAnsi" w:hAnsiTheme="minorHAnsi" w:cstheme="minorHAnsi"/>
          <w:sz w:val="22"/>
          <w:szCs w:val="22"/>
          <w:u w:val="single"/>
        </w:rPr>
        <w:lastRenderedPageBreak/>
        <w:t>Schedule 3.7(e)</w:t>
      </w:r>
    </w:p>
    <w:p w14:paraId="6B5BFA79" w14:textId="2357FC15" w:rsidR="001D00B9" w:rsidRPr="00654FB8" w:rsidRDefault="00730C39" w:rsidP="00730C39">
      <w:pPr>
        <w:pStyle w:val="Heading1"/>
        <w:widowControl/>
        <w:spacing w:before="220" w:after="220"/>
        <w:ind w:left="0" w:right="0"/>
        <w:rPr>
          <w:rFonts w:asciiTheme="minorHAnsi" w:hAnsiTheme="minorHAnsi" w:cstheme="minorHAnsi"/>
          <w:sz w:val="22"/>
          <w:szCs w:val="22"/>
        </w:rPr>
      </w:pPr>
      <w:r w:rsidRPr="00654FB8">
        <w:rPr>
          <w:rFonts w:asciiTheme="minorHAnsi" w:hAnsiTheme="minorHAnsi" w:cstheme="minorHAnsi"/>
          <w:sz w:val="22"/>
          <w:szCs w:val="22"/>
        </w:rPr>
        <w:t>REPORT REQUIREMENTS</w:t>
      </w:r>
    </w:p>
    <w:p w14:paraId="6B5BFA7B" w14:textId="34B5E2BB" w:rsidR="001D00B9" w:rsidRPr="00654FB8" w:rsidRDefault="00730C39" w:rsidP="002C5884">
      <w:pPr>
        <w:pStyle w:val="Heading2"/>
        <w:widowControl/>
        <w:spacing w:before="220" w:after="220"/>
        <w:jc w:val="both"/>
        <w:rPr>
          <w:rFonts w:asciiTheme="minorHAnsi" w:hAnsiTheme="minorHAnsi" w:cstheme="minorHAnsi"/>
          <w:sz w:val="22"/>
          <w:szCs w:val="22"/>
        </w:rPr>
      </w:pPr>
      <w:bookmarkStart w:id="22" w:name="The_following_reports_shall_be_provided_"/>
      <w:bookmarkEnd w:id="22"/>
      <w:r w:rsidRPr="00654FB8">
        <w:rPr>
          <w:rFonts w:asciiTheme="minorHAnsi" w:hAnsiTheme="minorHAnsi" w:cstheme="minorHAnsi"/>
          <w:sz w:val="22"/>
          <w:szCs w:val="22"/>
        </w:rPr>
        <w:t xml:space="preserve">The following reports shall be provided to </w:t>
      </w:r>
      <w:r w:rsidR="00E93C0D" w:rsidRPr="00654FB8">
        <w:rPr>
          <w:rFonts w:asciiTheme="minorHAnsi" w:hAnsiTheme="minorHAnsi" w:cstheme="minorHAnsi"/>
          <w:sz w:val="22"/>
          <w:szCs w:val="22"/>
        </w:rPr>
        <w:t>Zenus</w:t>
      </w:r>
      <w:r w:rsidRPr="00654FB8">
        <w:rPr>
          <w:rFonts w:asciiTheme="minorHAnsi" w:hAnsiTheme="minorHAnsi" w:cstheme="minorHAnsi"/>
          <w:sz w:val="22"/>
          <w:szCs w:val="22"/>
        </w:rPr>
        <w:t xml:space="preserve"> by </w:t>
      </w:r>
      <w:r w:rsidR="00E93C0D" w:rsidRPr="00654FB8">
        <w:rPr>
          <w:rFonts w:asciiTheme="minorHAnsi" w:hAnsiTheme="minorHAnsi" w:cstheme="minorHAnsi"/>
          <w:sz w:val="22"/>
          <w:szCs w:val="22"/>
        </w:rPr>
        <w:t>Program Manager</w:t>
      </w:r>
      <w:r w:rsidRPr="00654FB8">
        <w:rPr>
          <w:rFonts w:asciiTheme="minorHAnsi" w:hAnsiTheme="minorHAnsi" w:cstheme="minorHAnsi"/>
          <w:sz w:val="22"/>
          <w:szCs w:val="22"/>
        </w:rPr>
        <w:t xml:space="preserve"> consistent with the Agreement: Reported Immediately</w:t>
      </w:r>
    </w:p>
    <w:p w14:paraId="6B5BFA7C" w14:textId="1A10AB9A" w:rsidR="001D00B9" w:rsidRPr="00654FB8" w:rsidRDefault="00730C39" w:rsidP="00730C39">
      <w:pPr>
        <w:pStyle w:val="ListParagraph"/>
        <w:widowControl/>
        <w:numPr>
          <w:ilvl w:val="1"/>
          <w:numId w:val="8"/>
        </w:numPr>
        <w:tabs>
          <w:tab w:val="left" w:pos="940"/>
        </w:tabs>
        <w:spacing w:before="220" w:after="220"/>
        <w:ind w:left="936" w:right="0"/>
        <w:contextualSpacing/>
        <w:rPr>
          <w:rFonts w:asciiTheme="minorHAnsi" w:hAnsiTheme="minorHAnsi" w:cstheme="minorHAnsi"/>
        </w:rPr>
      </w:pPr>
      <w:bookmarkStart w:id="23" w:name="1._Suspicious_activity_as_defined_by_Ban"/>
      <w:bookmarkStart w:id="24" w:name="2._Notice_to_Bank_of_all_legal_actions,_"/>
      <w:bookmarkEnd w:id="23"/>
      <w:bookmarkEnd w:id="24"/>
      <w:r w:rsidRPr="00654FB8">
        <w:rPr>
          <w:rFonts w:asciiTheme="minorHAnsi" w:hAnsiTheme="minorHAnsi" w:cstheme="minorHAnsi"/>
        </w:rPr>
        <w:t xml:space="preserve">Suspicious activity as </w:t>
      </w:r>
      <w:r w:rsidR="00571A6E" w:rsidRPr="00654FB8">
        <w:rPr>
          <w:rFonts w:asciiTheme="minorHAnsi" w:hAnsiTheme="minorHAnsi" w:cstheme="minorHAnsi"/>
        </w:rPr>
        <w:t>identified by Program Manager</w:t>
      </w:r>
      <w:r w:rsidRPr="00654FB8">
        <w:rPr>
          <w:rFonts w:asciiTheme="minorHAnsi" w:hAnsiTheme="minorHAnsi" w:cstheme="minorHAnsi"/>
        </w:rPr>
        <w:t>.</w:t>
      </w:r>
    </w:p>
    <w:p w14:paraId="6B5BFA7D" w14:textId="0C93F7E2" w:rsidR="001D00B9" w:rsidRPr="00654FB8" w:rsidRDefault="00730C39" w:rsidP="00730C39">
      <w:pPr>
        <w:pStyle w:val="ListParagraph"/>
        <w:widowControl/>
        <w:numPr>
          <w:ilvl w:val="1"/>
          <w:numId w:val="8"/>
        </w:numPr>
        <w:tabs>
          <w:tab w:val="left" w:pos="940"/>
        </w:tabs>
        <w:spacing w:before="220" w:after="220"/>
        <w:ind w:left="936" w:right="0"/>
        <w:contextualSpacing/>
        <w:rPr>
          <w:rFonts w:asciiTheme="minorHAnsi" w:hAnsiTheme="minorHAnsi" w:cstheme="minorHAnsi"/>
        </w:rPr>
      </w:pPr>
      <w:r w:rsidRPr="00654FB8">
        <w:rPr>
          <w:rFonts w:asciiTheme="minorHAnsi" w:hAnsiTheme="minorHAnsi" w:cstheme="minorHAnsi"/>
        </w:rPr>
        <w:t xml:space="preserve">Notice to </w:t>
      </w:r>
      <w:r w:rsidR="00E93C0D" w:rsidRPr="00654FB8">
        <w:rPr>
          <w:rFonts w:asciiTheme="minorHAnsi" w:hAnsiTheme="minorHAnsi" w:cstheme="minorHAnsi"/>
        </w:rPr>
        <w:t>Zenus</w:t>
      </w:r>
      <w:r w:rsidRPr="00654FB8">
        <w:rPr>
          <w:rFonts w:asciiTheme="minorHAnsi" w:hAnsiTheme="minorHAnsi" w:cstheme="minorHAnsi"/>
        </w:rPr>
        <w:t xml:space="preserve"> of all legal actions, including subpoenas, levies, information requests and garnishments. Under no circumstances (other than as expressly prohibited by Applicable Law) </w:t>
      </w:r>
      <w:bookmarkStart w:id="25" w:name="3._Status_of_Servicer's_services_made_av"/>
      <w:bookmarkEnd w:id="25"/>
      <w:r w:rsidRPr="00654FB8">
        <w:rPr>
          <w:rFonts w:asciiTheme="minorHAnsi" w:hAnsiTheme="minorHAnsi" w:cstheme="minorHAnsi"/>
        </w:rPr>
        <w:t>shall these notices be delayed longer than three (</w:t>
      </w:r>
      <w:r w:rsidR="00523346" w:rsidRPr="00654FB8">
        <w:rPr>
          <w:rFonts w:asciiTheme="minorHAnsi" w:hAnsiTheme="minorHAnsi" w:cstheme="minorHAnsi"/>
        </w:rPr>
        <w:t>10</w:t>
      </w:r>
      <w:r w:rsidRPr="00654FB8">
        <w:rPr>
          <w:rFonts w:asciiTheme="minorHAnsi" w:hAnsiTheme="minorHAnsi" w:cstheme="minorHAnsi"/>
        </w:rPr>
        <w:t xml:space="preserve">) business days following </w:t>
      </w:r>
      <w:r w:rsidR="00E93C0D" w:rsidRPr="00654FB8">
        <w:rPr>
          <w:rFonts w:asciiTheme="minorHAnsi" w:hAnsiTheme="minorHAnsi" w:cstheme="minorHAnsi"/>
        </w:rPr>
        <w:t>Program Manager</w:t>
      </w:r>
      <w:r w:rsidRPr="00654FB8">
        <w:rPr>
          <w:rFonts w:asciiTheme="minorHAnsi" w:hAnsiTheme="minorHAnsi" w:cstheme="minorHAnsi"/>
        </w:rPr>
        <w:t>’s receipt.</w:t>
      </w:r>
    </w:p>
    <w:p w14:paraId="6B5BFA7F" w14:textId="77777777" w:rsidR="001D00B9" w:rsidRPr="00654FB8" w:rsidRDefault="00730C39" w:rsidP="00730C39">
      <w:pPr>
        <w:pStyle w:val="ListParagraph"/>
        <w:widowControl/>
        <w:numPr>
          <w:ilvl w:val="1"/>
          <w:numId w:val="8"/>
        </w:numPr>
        <w:tabs>
          <w:tab w:val="left" w:pos="940"/>
        </w:tabs>
        <w:spacing w:before="220" w:after="220"/>
        <w:ind w:left="936" w:right="0"/>
        <w:contextualSpacing/>
        <w:rPr>
          <w:rFonts w:asciiTheme="minorHAnsi" w:hAnsiTheme="minorHAnsi" w:cstheme="minorHAnsi"/>
        </w:rPr>
      </w:pPr>
      <w:bookmarkStart w:id="26" w:name="4._Security_Breaches."/>
      <w:bookmarkStart w:id="27" w:name="5._Copy_of_all_materials_or_corresponden"/>
      <w:bookmarkEnd w:id="26"/>
      <w:bookmarkEnd w:id="27"/>
      <w:r w:rsidRPr="00654FB8">
        <w:rPr>
          <w:rFonts w:asciiTheme="minorHAnsi" w:hAnsiTheme="minorHAnsi" w:cstheme="minorHAnsi"/>
        </w:rPr>
        <w:t>Security Breaches.</w:t>
      </w:r>
    </w:p>
    <w:p w14:paraId="6B5BFA80" w14:textId="2AAA116A" w:rsidR="001D00B9" w:rsidRPr="00654FB8" w:rsidRDefault="00730C39" w:rsidP="002C5884">
      <w:pPr>
        <w:pStyle w:val="ListParagraph"/>
        <w:widowControl/>
        <w:numPr>
          <w:ilvl w:val="1"/>
          <w:numId w:val="8"/>
        </w:numPr>
        <w:tabs>
          <w:tab w:val="left" w:pos="940"/>
        </w:tabs>
        <w:spacing w:before="220" w:after="220"/>
        <w:ind w:left="939" w:right="0"/>
        <w:rPr>
          <w:rFonts w:asciiTheme="minorHAnsi" w:hAnsiTheme="minorHAnsi" w:cstheme="minorHAnsi"/>
        </w:rPr>
      </w:pPr>
      <w:r w:rsidRPr="00654FB8">
        <w:rPr>
          <w:rFonts w:asciiTheme="minorHAnsi" w:hAnsiTheme="minorHAnsi" w:cstheme="minorHAnsi"/>
        </w:rPr>
        <w:t xml:space="preserve">Copy of all materials or correspondence relating to significant or material matters (whether negative or positive) that </w:t>
      </w:r>
      <w:r w:rsidR="00E93C0D" w:rsidRPr="00654FB8">
        <w:rPr>
          <w:rFonts w:asciiTheme="minorHAnsi" w:hAnsiTheme="minorHAnsi" w:cstheme="minorHAnsi"/>
        </w:rPr>
        <w:t>Program Manager</w:t>
      </w:r>
      <w:r w:rsidRPr="00654FB8">
        <w:rPr>
          <w:rFonts w:asciiTheme="minorHAnsi" w:hAnsiTheme="minorHAnsi" w:cstheme="minorHAnsi"/>
        </w:rPr>
        <w:t xml:space="preserve"> receives from any Network or any other third-party relating specifically to </w:t>
      </w:r>
      <w:r w:rsidR="00E93C0D" w:rsidRPr="00654FB8">
        <w:rPr>
          <w:rFonts w:asciiTheme="minorHAnsi" w:hAnsiTheme="minorHAnsi" w:cstheme="minorHAnsi"/>
        </w:rPr>
        <w:t>Zenus</w:t>
      </w:r>
      <w:r w:rsidRPr="00654FB8">
        <w:rPr>
          <w:rFonts w:asciiTheme="minorHAnsi" w:hAnsiTheme="minorHAnsi" w:cstheme="minorHAnsi"/>
        </w:rPr>
        <w:t>’ sponsorship of the program(s).</w:t>
      </w:r>
    </w:p>
    <w:p w14:paraId="6B5BFA91" w14:textId="77777777" w:rsidR="001D00B9" w:rsidRPr="00654FB8" w:rsidRDefault="00730C39" w:rsidP="002C5884">
      <w:pPr>
        <w:pStyle w:val="Heading2"/>
        <w:widowControl/>
        <w:spacing w:before="220" w:after="220"/>
        <w:ind w:left="219"/>
        <w:jc w:val="both"/>
        <w:rPr>
          <w:rFonts w:asciiTheme="minorHAnsi" w:hAnsiTheme="minorHAnsi" w:cstheme="minorHAnsi"/>
          <w:sz w:val="22"/>
          <w:szCs w:val="22"/>
        </w:rPr>
      </w:pPr>
      <w:bookmarkStart w:id="28" w:name="1._Suspicious_Activity_–_Summarized_mont"/>
      <w:bookmarkStart w:id="29" w:name="2._Fraud_Losses_–_Include_the_number_and"/>
      <w:bookmarkStart w:id="30" w:name="3._Negative_Balance_Report_–_Include_the"/>
      <w:bookmarkStart w:id="31" w:name="5._Blocked_Customer_List_–_This_is_a_lis"/>
      <w:bookmarkStart w:id="32" w:name="6._Watch_List_–_This_is_a_list_generated"/>
      <w:bookmarkStart w:id="33" w:name="7._Service_Level_Agreement_Reports_–_The"/>
      <w:bookmarkStart w:id="34" w:name="8._List_of_Depositors_with_two_(2)_or_mo"/>
      <w:bookmarkStart w:id="35" w:name="9._Program_Summary_Reports"/>
      <w:bookmarkStart w:id="36" w:name="b._Number_of_active_Cards_with_no_activi"/>
      <w:bookmarkStart w:id="37" w:name="c._Number_of_active_Cards_with_activity_"/>
      <w:bookmarkEnd w:id="28"/>
      <w:bookmarkEnd w:id="29"/>
      <w:bookmarkEnd w:id="30"/>
      <w:bookmarkEnd w:id="31"/>
      <w:bookmarkEnd w:id="32"/>
      <w:bookmarkEnd w:id="33"/>
      <w:bookmarkEnd w:id="34"/>
      <w:bookmarkEnd w:id="35"/>
      <w:bookmarkEnd w:id="36"/>
      <w:bookmarkEnd w:id="37"/>
      <w:r w:rsidRPr="00654FB8">
        <w:rPr>
          <w:rFonts w:asciiTheme="minorHAnsi" w:hAnsiTheme="minorHAnsi" w:cstheme="minorHAnsi"/>
          <w:sz w:val="22"/>
          <w:szCs w:val="22"/>
        </w:rPr>
        <w:t>Reported Quarterly</w:t>
      </w:r>
    </w:p>
    <w:p w14:paraId="6B5BFA93" w14:textId="77777777" w:rsidR="001D00B9" w:rsidRPr="00654FB8" w:rsidRDefault="00730C39" w:rsidP="002C5884">
      <w:pPr>
        <w:pStyle w:val="ListParagraph"/>
        <w:widowControl/>
        <w:numPr>
          <w:ilvl w:val="0"/>
          <w:numId w:val="6"/>
        </w:numPr>
        <w:tabs>
          <w:tab w:val="left" w:pos="999"/>
          <w:tab w:val="left" w:pos="1000"/>
        </w:tabs>
        <w:spacing w:before="220" w:after="220"/>
        <w:ind w:right="0" w:hanging="421"/>
        <w:rPr>
          <w:rFonts w:asciiTheme="minorHAnsi" w:hAnsiTheme="minorHAnsi" w:cstheme="minorHAnsi"/>
        </w:rPr>
      </w:pPr>
      <w:r w:rsidRPr="00654FB8">
        <w:rPr>
          <w:rFonts w:asciiTheme="minorHAnsi" w:hAnsiTheme="minorHAnsi" w:cstheme="minorHAnsi"/>
        </w:rPr>
        <w:t>List of new and terminated Third-Party Service Providers participating in the Program.</w:t>
      </w:r>
    </w:p>
    <w:p w14:paraId="48EBC26A" w14:textId="77777777" w:rsidR="001D00B9" w:rsidRPr="00654FB8" w:rsidRDefault="001D00B9" w:rsidP="002C5884">
      <w:pPr>
        <w:widowControl/>
        <w:spacing w:before="220" w:after="220"/>
        <w:rPr>
          <w:rFonts w:asciiTheme="minorHAnsi" w:hAnsiTheme="minorHAnsi" w:cstheme="minorHAnsi"/>
        </w:rPr>
      </w:pPr>
    </w:p>
    <w:p w14:paraId="6B5BFA94" w14:textId="0247EDCC" w:rsidR="00885036" w:rsidRPr="00654FB8" w:rsidRDefault="00885036">
      <w:pPr>
        <w:rPr>
          <w:rFonts w:asciiTheme="minorHAnsi" w:hAnsiTheme="minorHAnsi" w:cstheme="minorHAnsi"/>
        </w:rPr>
      </w:pPr>
      <w:r w:rsidRPr="00654FB8">
        <w:rPr>
          <w:rFonts w:asciiTheme="minorHAnsi" w:hAnsiTheme="minorHAnsi" w:cstheme="minorHAnsi"/>
        </w:rPr>
        <w:br w:type="page"/>
      </w:r>
    </w:p>
    <w:p w14:paraId="28946322" w14:textId="50F0CF70" w:rsidR="006953E2" w:rsidRPr="00654FB8" w:rsidRDefault="006953E2" w:rsidP="00BE67F9">
      <w:pPr>
        <w:widowControl/>
        <w:autoSpaceDE/>
        <w:autoSpaceDN/>
        <w:spacing w:before="220" w:after="220"/>
        <w:jc w:val="center"/>
        <w:rPr>
          <w:rFonts w:asciiTheme="minorHAnsi" w:hAnsiTheme="minorHAnsi" w:cstheme="minorHAnsi"/>
          <w:b/>
          <w:u w:val="single"/>
        </w:rPr>
      </w:pPr>
      <w:r w:rsidRPr="00654FB8">
        <w:rPr>
          <w:rFonts w:asciiTheme="minorHAnsi" w:hAnsiTheme="minorHAnsi" w:cstheme="minorHAnsi"/>
          <w:b/>
          <w:u w:val="single"/>
        </w:rPr>
        <w:lastRenderedPageBreak/>
        <w:t>Schedule 3.</w:t>
      </w:r>
      <w:r w:rsidRPr="00654FB8">
        <w:rPr>
          <w:rFonts w:asciiTheme="minorHAnsi" w:hAnsiTheme="minorHAnsi" w:cstheme="minorHAnsi"/>
          <w:b/>
          <w:bCs/>
          <w:u w:val="single"/>
        </w:rPr>
        <w:t>11</w:t>
      </w:r>
    </w:p>
    <w:p w14:paraId="2BFFDA10" w14:textId="74264AF1" w:rsidR="006953E2" w:rsidRPr="00654FB8" w:rsidRDefault="006953E2" w:rsidP="00860436">
      <w:pPr>
        <w:widowControl/>
        <w:autoSpaceDE/>
        <w:autoSpaceDN/>
        <w:spacing w:before="220" w:after="220"/>
        <w:jc w:val="center"/>
        <w:rPr>
          <w:rFonts w:asciiTheme="minorHAnsi" w:hAnsiTheme="minorHAnsi" w:cstheme="minorHAnsi"/>
          <w:b/>
          <w:bCs/>
          <w:caps/>
        </w:rPr>
      </w:pPr>
      <w:r w:rsidRPr="00654FB8">
        <w:rPr>
          <w:rFonts w:asciiTheme="minorHAnsi" w:hAnsiTheme="minorHAnsi" w:cstheme="minorHAnsi"/>
          <w:b/>
          <w:bCs/>
          <w:caps/>
        </w:rPr>
        <w:t xml:space="preserve">Approved THIRD-PARTY SERVICE Providers </w:t>
      </w:r>
    </w:p>
    <w:p w14:paraId="7B1938CA" w14:textId="79359904" w:rsidR="006953E2" w:rsidRPr="00654FB8" w:rsidRDefault="006953E2" w:rsidP="006953E2">
      <w:pPr>
        <w:widowControl/>
        <w:autoSpaceDE/>
        <w:autoSpaceDN/>
        <w:spacing w:before="220" w:after="220"/>
        <w:rPr>
          <w:rFonts w:asciiTheme="minorHAnsi" w:hAnsiTheme="minorHAnsi" w:cstheme="minorHAnsi"/>
        </w:rPr>
      </w:pPr>
      <w:commentRangeStart w:id="38"/>
      <w:r w:rsidRPr="00654FB8">
        <w:rPr>
          <w:rFonts w:asciiTheme="minorHAnsi" w:hAnsiTheme="minorHAnsi" w:cstheme="minorHAnsi"/>
          <w:b/>
        </w:rPr>
        <w:t>Card Vendor</w:t>
      </w:r>
      <w:r w:rsidR="00987388" w:rsidRPr="00654FB8">
        <w:rPr>
          <w:rFonts w:asciiTheme="minorHAnsi" w:hAnsiTheme="minorHAnsi" w:cstheme="minorHAnsi"/>
          <w:b/>
        </w:rPr>
        <w:t xml:space="preserve"> </w:t>
      </w:r>
      <w:r w:rsidR="00987388" w:rsidRPr="00654FB8">
        <w:rPr>
          <w:rFonts w:asciiTheme="minorHAnsi" w:hAnsiTheme="minorHAnsi" w:cstheme="minorHAnsi"/>
        </w:rPr>
        <w:t>— [</w:t>
      </w:r>
      <w:r w:rsidRPr="00654FB8">
        <w:rPr>
          <w:rFonts w:asciiTheme="minorHAnsi" w:hAnsiTheme="minorHAnsi" w:cstheme="minorHAnsi"/>
          <w:b/>
        </w:rPr>
        <w:t>NAME OR TBD</w:t>
      </w:r>
      <w:r w:rsidRPr="00654FB8">
        <w:rPr>
          <w:rFonts w:asciiTheme="minorHAnsi" w:hAnsiTheme="minorHAnsi" w:cstheme="minorHAnsi"/>
        </w:rPr>
        <w:t>]</w:t>
      </w:r>
      <w:commentRangeEnd w:id="38"/>
      <w:r w:rsidR="00CE598E" w:rsidRPr="00654FB8">
        <w:rPr>
          <w:rStyle w:val="CommentReference"/>
          <w:rFonts w:asciiTheme="minorHAnsi" w:hAnsiTheme="minorHAnsi" w:cstheme="minorHAnsi"/>
          <w:sz w:val="22"/>
          <w:szCs w:val="22"/>
        </w:rPr>
        <w:commentReference w:id="38"/>
      </w:r>
    </w:p>
    <w:p w14:paraId="11A49040" w14:textId="77777777" w:rsidR="006953E2" w:rsidRPr="00654FB8" w:rsidRDefault="006953E2" w:rsidP="006953E2">
      <w:pPr>
        <w:widowControl/>
        <w:numPr>
          <w:ilvl w:val="0"/>
          <w:numId w:val="32"/>
        </w:numPr>
        <w:autoSpaceDE/>
        <w:autoSpaceDN/>
        <w:spacing w:before="220" w:after="220"/>
        <w:ind w:left="720"/>
        <w:contextualSpacing/>
        <w:jc w:val="both"/>
        <w:rPr>
          <w:rFonts w:asciiTheme="minorHAnsi" w:hAnsiTheme="minorHAnsi" w:cstheme="minorHAnsi"/>
          <w:bCs/>
        </w:rPr>
      </w:pPr>
      <w:r w:rsidRPr="00654FB8">
        <w:rPr>
          <w:rFonts w:asciiTheme="minorHAnsi" w:hAnsiTheme="minorHAnsi" w:cstheme="minorHAnsi"/>
          <w:bCs/>
        </w:rPr>
        <w:t>Safeguarding of all digital key components relating to CVV and PIN encoding and EMV programming</w:t>
      </w:r>
    </w:p>
    <w:p w14:paraId="713EAC42" w14:textId="77777777" w:rsidR="006953E2" w:rsidRPr="00654FB8" w:rsidRDefault="006953E2" w:rsidP="006953E2">
      <w:pPr>
        <w:widowControl/>
        <w:numPr>
          <w:ilvl w:val="0"/>
          <w:numId w:val="32"/>
        </w:numPr>
        <w:autoSpaceDE/>
        <w:autoSpaceDN/>
        <w:spacing w:before="220" w:after="220"/>
        <w:ind w:left="720"/>
        <w:contextualSpacing/>
        <w:jc w:val="both"/>
        <w:rPr>
          <w:rFonts w:asciiTheme="minorHAnsi" w:hAnsiTheme="minorHAnsi" w:cstheme="minorHAnsi"/>
          <w:bCs/>
        </w:rPr>
      </w:pPr>
      <w:r w:rsidRPr="00654FB8">
        <w:rPr>
          <w:rFonts w:asciiTheme="minorHAnsi" w:hAnsiTheme="minorHAnsi" w:cstheme="minorHAnsi"/>
          <w:bCs/>
        </w:rPr>
        <w:t>Card creation, production and shipment, including</w:t>
      </w:r>
    </w:p>
    <w:p w14:paraId="0C6344FC" w14:textId="77777777" w:rsidR="006953E2" w:rsidRPr="00654FB8" w:rsidRDefault="006953E2" w:rsidP="006953E2">
      <w:pPr>
        <w:widowControl/>
        <w:numPr>
          <w:ilvl w:val="1"/>
          <w:numId w:val="30"/>
        </w:numPr>
        <w:autoSpaceDE/>
        <w:autoSpaceDN/>
        <w:spacing w:before="220" w:after="220"/>
        <w:ind w:left="1080"/>
        <w:contextualSpacing/>
        <w:rPr>
          <w:rFonts w:asciiTheme="minorHAnsi" w:hAnsiTheme="minorHAnsi" w:cstheme="minorHAnsi"/>
          <w:b/>
          <w:bCs/>
        </w:rPr>
      </w:pPr>
      <w:r w:rsidRPr="00654FB8">
        <w:rPr>
          <w:rFonts w:asciiTheme="minorHAnsi" w:hAnsiTheme="minorHAnsi" w:cstheme="minorHAnsi"/>
          <w:bCs/>
        </w:rPr>
        <w:t>purchase and safekeeping of plastic stock</w:t>
      </w:r>
    </w:p>
    <w:p w14:paraId="575A2554" w14:textId="77777777" w:rsidR="006953E2" w:rsidRPr="00654FB8" w:rsidRDefault="006953E2" w:rsidP="006953E2">
      <w:pPr>
        <w:widowControl/>
        <w:numPr>
          <w:ilvl w:val="1"/>
          <w:numId w:val="30"/>
        </w:numPr>
        <w:autoSpaceDE/>
        <w:autoSpaceDN/>
        <w:spacing w:before="220" w:after="220"/>
        <w:ind w:left="1080"/>
        <w:contextualSpacing/>
        <w:rPr>
          <w:rFonts w:asciiTheme="minorHAnsi" w:hAnsiTheme="minorHAnsi" w:cstheme="minorHAnsi"/>
          <w:b/>
          <w:bCs/>
        </w:rPr>
      </w:pPr>
      <w:r w:rsidRPr="00654FB8">
        <w:rPr>
          <w:rFonts w:asciiTheme="minorHAnsi" w:hAnsiTheme="minorHAnsi" w:cstheme="minorHAnsi"/>
          <w:bCs/>
        </w:rPr>
        <w:t>embossing and encoding of Cards</w:t>
      </w:r>
    </w:p>
    <w:p w14:paraId="3856E0AE" w14:textId="77777777" w:rsidR="006953E2" w:rsidRPr="00654FB8" w:rsidRDefault="006953E2" w:rsidP="006953E2">
      <w:pPr>
        <w:widowControl/>
        <w:numPr>
          <w:ilvl w:val="0"/>
          <w:numId w:val="30"/>
        </w:numPr>
        <w:autoSpaceDE/>
        <w:autoSpaceDN/>
        <w:spacing w:before="220" w:after="220"/>
        <w:ind w:left="1080"/>
        <w:contextualSpacing/>
        <w:rPr>
          <w:rFonts w:asciiTheme="minorHAnsi" w:hAnsiTheme="minorHAnsi" w:cstheme="minorHAnsi"/>
          <w:b/>
          <w:bCs/>
        </w:rPr>
      </w:pPr>
      <w:r w:rsidRPr="00654FB8">
        <w:rPr>
          <w:rFonts w:asciiTheme="minorHAnsi" w:hAnsiTheme="minorHAnsi" w:cstheme="minorHAnsi"/>
          <w:bCs/>
        </w:rPr>
        <w:t>printing of Card carriers</w:t>
      </w:r>
    </w:p>
    <w:p w14:paraId="77F652E4" w14:textId="77777777" w:rsidR="006953E2" w:rsidRPr="00654FB8" w:rsidRDefault="006953E2" w:rsidP="006953E2">
      <w:pPr>
        <w:widowControl/>
        <w:numPr>
          <w:ilvl w:val="1"/>
          <w:numId w:val="30"/>
        </w:numPr>
        <w:autoSpaceDE/>
        <w:autoSpaceDN/>
        <w:spacing w:before="220" w:after="220"/>
        <w:ind w:left="1080"/>
        <w:contextualSpacing/>
        <w:rPr>
          <w:rFonts w:asciiTheme="minorHAnsi" w:hAnsiTheme="minorHAnsi" w:cstheme="minorHAnsi"/>
          <w:b/>
          <w:bCs/>
        </w:rPr>
      </w:pPr>
      <w:r w:rsidRPr="00654FB8">
        <w:rPr>
          <w:rFonts w:asciiTheme="minorHAnsi" w:hAnsiTheme="minorHAnsi" w:cstheme="minorHAnsi"/>
          <w:bCs/>
        </w:rPr>
        <w:t>mailing or other delivery of Cards</w:t>
      </w:r>
    </w:p>
    <w:p w14:paraId="3FD6F34F" w14:textId="77777777" w:rsidR="006953E2" w:rsidRPr="00654FB8" w:rsidRDefault="006953E2" w:rsidP="006953E2">
      <w:pPr>
        <w:widowControl/>
        <w:numPr>
          <w:ilvl w:val="0"/>
          <w:numId w:val="30"/>
        </w:numPr>
        <w:autoSpaceDE/>
        <w:autoSpaceDN/>
        <w:spacing w:before="220" w:after="220"/>
        <w:ind w:left="1080"/>
        <w:contextualSpacing/>
        <w:rPr>
          <w:rFonts w:asciiTheme="minorHAnsi" w:hAnsiTheme="minorHAnsi" w:cstheme="minorHAnsi"/>
          <w:b/>
          <w:bCs/>
        </w:rPr>
      </w:pPr>
      <w:r w:rsidRPr="00654FB8">
        <w:rPr>
          <w:rFonts w:asciiTheme="minorHAnsi" w:hAnsiTheme="minorHAnsi" w:cstheme="minorHAnsi"/>
          <w:bCs/>
        </w:rPr>
        <w:t xml:space="preserve">preparation and mailing of PIN mailers </w:t>
      </w:r>
    </w:p>
    <w:p w14:paraId="3440E88E" w14:textId="686638BC" w:rsidR="006953E2" w:rsidRPr="00654FB8" w:rsidRDefault="006953E2" w:rsidP="006953E2">
      <w:pPr>
        <w:widowControl/>
        <w:numPr>
          <w:ilvl w:val="1"/>
          <w:numId w:val="30"/>
        </w:numPr>
        <w:autoSpaceDE/>
        <w:autoSpaceDN/>
        <w:spacing w:before="220" w:after="220"/>
        <w:ind w:left="1080"/>
        <w:contextualSpacing/>
        <w:rPr>
          <w:rFonts w:asciiTheme="minorHAnsi" w:hAnsiTheme="minorHAnsi" w:cstheme="minorHAnsi"/>
          <w:b/>
          <w:bCs/>
        </w:rPr>
      </w:pPr>
      <w:r w:rsidRPr="00654FB8">
        <w:rPr>
          <w:rFonts w:asciiTheme="minorHAnsi" w:hAnsiTheme="minorHAnsi" w:cstheme="minorHAnsi"/>
          <w:bCs/>
        </w:rPr>
        <w:t xml:space="preserve">preparation and mailing of all other documents required or otherwise to be sent to </w:t>
      </w:r>
      <w:r w:rsidR="000B6C6C" w:rsidRPr="00654FB8">
        <w:rPr>
          <w:rFonts w:asciiTheme="minorHAnsi" w:hAnsiTheme="minorHAnsi" w:cstheme="minorHAnsi"/>
          <w:bCs/>
        </w:rPr>
        <w:t>End User</w:t>
      </w:r>
      <w:r w:rsidRPr="00654FB8">
        <w:rPr>
          <w:rFonts w:asciiTheme="minorHAnsi" w:hAnsiTheme="minorHAnsi" w:cstheme="minorHAnsi"/>
          <w:bCs/>
        </w:rPr>
        <w:t>s</w:t>
      </w:r>
    </w:p>
    <w:p w14:paraId="392654AC" w14:textId="349B6195" w:rsidR="006953E2" w:rsidRPr="00654FB8" w:rsidRDefault="006953E2" w:rsidP="006953E2">
      <w:pPr>
        <w:widowControl/>
        <w:numPr>
          <w:ilvl w:val="1"/>
          <w:numId w:val="30"/>
        </w:numPr>
        <w:autoSpaceDE/>
        <w:autoSpaceDN/>
        <w:spacing w:before="220" w:after="220"/>
        <w:ind w:left="1080"/>
        <w:contextualSpacing/>
        <w:rPr>
          <w:rFonts w:asciiTheme="minorHAnsi" w:hAnsiTheme="minorHAnsi" w:cstheme="minorHAnsi"/>
          <w:bCs/>
        </w:rPr>
      </w:pPr>
      <w:r w:rsidRPr="00654FB8">
        <w:rPr>
          <w:rFonts w:asciiTheme="minorHAnsi" w:hAnsiTheme="minorHAnsi" w:cstheme="minorHAnsi"/>
          <w:bCs/>
        </w:rPr>
        <w:t xml:space="preserve">all other Program-related mailings to </w:t>
      </w:r>
      <w:r w:rsidR="000B6C6C" w:rsidRPr="00654FB8">
        <w:rPr>
          <w:rFonts w:asciiTheme="minorHAnsi" w:hAnsiTheme="minorHAnsi" w:cstheme="minorHAnsi"/>
          <w:bCs/>
        </w:rPr>
        <w:t>End User</w:t>
      </w:r>
      <w:r w:rsidRPr="00654FB8">
        <w:rPr>
          <w:rFonts w:asciiTheme="minorHAnsi" w:hAnsiTheme="minorHAnsi" w:cstheme="minorHAnsi"/>
          <w:bCs/>
        </w:rPr>
        <w:t>s including shipping costs and postage</w:t>
      </w:r>
    </w:p>
    <w:p w14:paraId="0A23DCF4" w14:textId="5DC19A76" w:rsidR="00FC67C3" w:rsidRPr="00654FB8" w:rsidRDefault="00FC67C3" w:rsidP="00FC67C3">
      <w:pPr>
        <w:widowControl/>
        <w:autoSpaceDE/>
        <w:autoSpaceDN/>
        <w:spacing w:before="220" w:after="220"/>
        <w:contextualSpacing/>
        <w:rPr>
          <w:rFonts w:asciiTheme="minorHAnsi" w:hAnsiTheme="minorHAnsi" w:cstheme="minorHAnsi"/>
          <w:bCs/>
        </w:rPr>
      </w:pPr>
    </w:p>
    <w:p w14:paraId="08B970E3" w14:textId="77777777" w:rsidR="001D00B9" w:rsidRPr="00654FB8" w:rsidRDefault="001D00B9" w:rsidP="002C5884">
      <w:pPr>
        <w:widowControl/>
        <w:spacing w:before="220" w:after="220"/>
        <w:rPr>
          <w:rFonts w:asciiTheme="minorHAnsi" w:hAnsiTheme="minorHAnsi" w:cstheme="minorHAnsi"/>
        </w:rPr>
        <w:sectPr w:rsidR="001D00B9" w:rsidRPr="00654FB8" w:rsidSect="00D90697">
          <w:footerReference w:type="default" r:id="rId17"/>
          <w:pgSz w:w="12240" w:h="15840"/>
          <w:pgMar w:top="1008" w:right="1008" w:bottom="1008" w:left="1008" w:header="432" w:footer="432" w:gutter="0"/>
          <w:cols w:space="720"/>
          <w:docGrid w:linePitch="299"/>
        </w:sectPr>
      </w:pPr>
    </w:p>
    <w:p w14:paraId="3E37C05C" w14:textId="77777777" w:rsidR="00730C39" w:rsidRPr="00654FB8" w:rsidRDefault="00730C39" w:rsidP="002C5884">
      <w:pPr>
        <w:pStyle w:val="Heading2"/>
        <w:widowControl/>
        <w:spacing w:before="220" w:after="220"/>
        <w:ind w:left="0"/>
        <w:jc w:val="center"/>
        <w:rPr>
          <w:rFonts w:asciiTheme="minorHAnsi" w:hAnsiTheme="minorHAnsi" w:cstheme="minorHAnsi"/>
          <w:sz w:val="22"/>
          <w:szCs w:val="22"/>
          <w:u w:val="single"/>
        </w:rPr>
      </w:pPr>
      <w:r w:rsidRPr="00654FB8">
        <w:rPr>
          <w:rFonts w:asciiTheme="minorHAnsi" w:hAnsiTheme="minorHAnsi" w:cstheme="minorHAnsi"/>
          <w:sz w:val="22"/>
          <w:szCs w:val="22"/>
          <w:u w:val="single"/>
        </w:rPr>
        <w:lastRenderedPageBreak/>
        <w:t>Schedule 4.1(a)</w:t>
      </w:r>
    </w:p>
    <w:p w14:paraId="6B5BFAF8" w14:textId="13944F72" w:rsidR="001D00B9" w:rsidRPr="00654FB8" w:rsidRDefault="00E93C0D" w:rsidP="002C5884">
      <w:pPr>
        <w:pStyle w:val="Heading2"/>
        <w:widowControl/>
        <w:spacing w:before="220" w:after="220"/>
        <w:ind w:left="0"/>
        <w:jc w:val="center"/>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COMPLIANCE FUNCTIONS</w:t>
      </w:r>
    </w:p>
    <w:p w14:paraId="6B5BFAF9" w14:textId="61B11BD4" w:rsidR="001D00B9" w:rsidRPr="00654FB8" w:rsidRDefault="00730C39"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 xml:space="preserve">This exhibit outlines </w:t>
      </w:r>
      <w:r w:rsidR="00E93C0D" w:rsidRPr="00654FB8">
        <w:rPr>
          <w:rFonts w:asciiTheme="minorHAnsi" w:hAnsiTheme="minorHAnsi" w:cstheme="minorHAnsi"/>
          <w:sz w:val="22"/>
          <w:szCs w:val="22"/>
        </w:rPr>
        <w:t>Program Manager</w:t>
      </w:r>
      <w:r w:rsidRPr="00654FB8">
        <w:rPr>
          <w:rFonts w:asciiTheme="minorHAnsi" w:hAnsiTheme="minorHAnsi" w:cstheme="minorHAnsi"/>
          <w:sz w:val="22"/>
          <w:szCs w:val="22"/>
        </w:rPr>
        <w:t>’s compliance obligations and functions relative to the Program</w:t>
      </w:r>
      <w:r w:rsidR="0065167E" w:rsidRPr="00654FB8">
        <w:rPr>
          <w:rFonts w:asciiTheme="minorHAnsi" w:hAnsiTheme="minorHAnsi" w:cstheme="minorHAnsi"/>
          <w:sz w:val="22"/>
          <w:szCs w:val="22"/>
        </w:rPr>
        <w:t>s</w:t>
      </w:r>
      <w:r w:rsidRPr="00654FB8">
        <w:rPr>
          <w:rFonts w:asciiTheme="minorHAnsi" w:hAnsiTheme="minorHAnsi" w:cstheme="minorHAnsi"/>
          <w:sz w:val="22"/>
          <w:szCs w:val="22"/>
        </w:rPr>
        <w:t>. These obligations and functions are subject to change as amendments, adjustments and revisions to the Agreement, the Program, Applicable Laws or regulatory expectation are made or occur.</w:t>
      </w:r>
      <w:r w:rsidR="000C208B" w:rsidRPr="00654FB8">
        <w:rPr>
          <w:rFonts w:asciiTheme="minorHAnsi" w:hAnsiTheme="minorHAnsi" w:cstheme="minorHAnsi"/>
          <w:sz w:val="22"/>
          <w:szCs w:val="22"/>
        </w:rPr>
        <w:t xml:space="preserve"> Any change shall only be valid once is written amended by the Parties herein.</w:t>
      </w:r>
      <w:r w:rsidRPr="00654FB8">
        <w:rPr>
          <w:rFonts w:asciiTheme="minorHAnsi" w:hAnsiTheme="minorHAnsi" w:cstheme="minorHAnsi"/>
          <w:sz w:val="22"/>
          <w:szCs w:val="22"/>
        </w:rPr>
        <w:t xml:space="preserve"> The obligations and functions listed below are intended to further clarify certain requirements and obligations set forth in the Agreement, and do not replace any other obligations set forth in the Agreement.</w:t>
      </w:r>
    </w:p>
    <w:p w14:paraId="6B5BFAFB" w14:textId="77777777" w:rsidR="001D00B9" w:rsidRPr="00654FB8" w:rsidRDefault="00730C39" w:rsidP="002C5884">
      <w:pPr>
        <w:pStyle w:val="Heading2"/>
        <w:widowControl/>
        <w:spacing w:before="220" w:after="220"/>
        <w:jc w:val="both"/>
        <w:rPr>
          <w:rFonts w:asciiTheme="minorHAnsi" w:hAnsiTheme="minorHAnsi" w:cstheme="minorHAnsi"/>
          <w:sz w:val="22"/>
          <w:szCs w:val="22"/>
        </w:rPr>
      </w:pPr>
      <w:r w:rsidRPr="00654FB8">
        <w:rPr>
          <w:rFonts w:asciiTheme="minorHAnsi" w:hAnsiTheme="minorHAnsi" w:cstheme="minorHAnsi"/>
          <w:sz w:val="22"/>
          <w:szCs w:val="22"/>
          <w:u w:val="single"/>
        </w:rPr>
        <w:t>Model Risk Management</w:t>
      </w:r>
    </w:p>
    <w:p w14:paraId="6B5BFAFD" w14:textId="73FE4074" w:rsidR="001D00B9" w:rsidRPr="00654FB8" w:rsidRDefault="00730C39"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 xml:space="preserve">For any models used by </w:t>
      </w:r>
      <w:r w:rsidR="00E93C0D" w:rsidRPr="00654FB8">
        <w:rPr>
          <w:rFonts w:asciiTheme="minorHAnsi" w:hAnsiTheme="minorHAnsi" w:cstheme="minorHAnsi"/>
          <w:sz w:val="22"/>
          <w:szCs w:val="22"/>
        </w:rPr>
        <w:t>Program Manager</w:t>
      </w:r>
      <w:r w:rsidRPr="00654FB8">
        <w:rPr>
          <w:rFonts w:asciiTheme="minorHAnsi" w:hAnsiTheme="minorHAnsi" w:cstheme="minorHAnsi"/>
          <w:sz w:val="22"/>
          <w:szCs w:val="22"/>
        </w:rPr>
        <w:t xml:space="preserve"> for the Program</w:t>
      </w:r>
      <w:r w:rsidR="0065167E" w:rsidRPr="00654FB8">
        <w:rPr>
          <w:rFonts w:asciiTheme="minorHAnsi" w:hAnsiTheme="minorHAnsi" w:cstheme="minorHAnsi"/>
          <w:sz w:val="22"/>
          <w:szCs w:val="22"/>
        </w:rPr>
        <w:t>s</w:t>
      </w:r>
      <w:r w:rsidRPr="00654FB8">
        <w:rPr>
          <w:rFonts w:asciiTheme="minorHAnsi" w:hAnsiTheme="minorHAnsi" w:cstheme="minorHAnsi"/>
          <w:sz w:val="22"/>
          <w:szCs w:val="22"/>
        </w:rPr>
        <w:t xml:space="preserve">, </w:t>
      </w:r>
      <w:r w:rsidR="00E93C0D" w:rsidRPr="00654FB8">
        <w:rPr>
          <w:rFonts w:asciiTheme="minorHAnsi" w:hAnsiTheme="minorHAnsi" w:cstheme="minorHAnsi"/>
          <w:sz w:val="22"/>
          <w:szCs w:val="22"/>
        </w:rPr>
        <w:t>Program Manager</w:t>
      </w:r>
      <w:r w:rsidRPr="00654FB8">
        <w:rPr>
          <w:rFonts w:asciiTheme="minorHAnsi" w:hAnsiTheme="minorHAnsi" w:cstheme="minorHAnsi"/>
          <w:sz w:val="22"/>
          <w:szCs w:val="22"/>
        </w:rPr>
        <w:t xml:space="preserve"> will maintain an adequate Model Risk Management Program</w:t>
      </w:r>
      <w:r w:rsidR="001209BF" w:rsidRPr="00654FB8">
        <w:rPr>
          <w:rFonts w:asciiTheme="minorHAnsi" w:hAnsiTheme="minorHAnsi" w:cstheme="minorHAnsi"/>
          <w:sz w:val="22"/>
          <w:szCs w:val="22"/>
        </w:rPr>
        <w:t xml:space="preserve">, </w:t>
      </w:r>
      <w:r w:rsidRPr="00654FB8">
        <w:rPr>
          <w:rFonts w:asciiTheme="minorHAnsi" w:hAnsiTheme="minorHAnsi" w:cstheme="minorHAnsi"/>
          <w:sz w:val="22"/>
          <w:szCs w:val="22"/>
        </w:rPr>
        <w:t xml:space="preserve">in accordance with banking </w:t>
      </w:r>
      <w:r w:rsidR="00987388" w:rsidRPr="00654FB8">
        <w:rPr>
          <w:rFonts w:asciiTheme="minorHAnsi" w:hAnsiTheme="minorHAnsi" w:cstheme="minorHAnsi"/>
          <w:sz w:val="22"/>
          <w:szCs w:val="22"/>
        </w:rPr>
        <w:t>standards and</w:t>
      </w:r>
      <w:r w:rsidR="000C208B" w:rsidRPr="00654FB8">
        <w:rPr>
          <w:rFonts w:asciiTheme="minorHAnsi" w:hAnsiTheme="minorHAnsi" w:cstheme="minorHAnsi"/>
          <w:sz w:val="22"/>
          <w:szCs w:val="22"/>
        </w:rPr>
        <w:t xml:space="preserve"> Applicable Law</w:t>
      </w:r>
      <w:r w:rsidRPr="00654FB8">
        <w:rPr>
          <w:rFonts w:asciiTheme="minorHAnsi" w:hAnsiTheme="minorHAnsi" w:cstheme="minorHAnsi"/>
          <w:sz w:val="22"/>
          <w:szCs w:val="22"/>
        </w:rPr>
        <w:t>(such as FIL 22-2017- - Adoption of Supervisory Guidance on Model Risk Management), including processes and controls during model development, as well as independent testing and validation.</w:t>
      </w:r>
    </w:p>
    <w:p w14:paraId="6B5BFAFF" w14:textId="77777777" w:rsidR="001D00B9" w:rsidRPr="00654FB8" w:rsidRDefault="00730C39" w:rsidP="002C5884">
      <w:pPr>
        <w:pStyle w:val="Heading2"/>
        <w:widowControl/>
        <w:spacing w:before="220" w:after="220"/>
        <w:jc w:val="both"/>
        <w:rPr>
          <w:rFonts w:asciiTheme="minorHAnsi" w:hAnsiTheme="minorHAnsi" w:cstheme="minorHAnsi"/>
          <w:sz w:val="22"/>
          <w:szCs w:val="22"/>
        </w:rPr>
      </w:pPr>
      <w:r w:rsidRPr="00654FB8">
        <w:rPr>
          <w:rFonts w:asciiTheme="minorHAnsi" w:hAnsiTheme="minorHAnsi" w:cstheme="minorHAnsi"/>
          <w:sz w:val="22"/>
          <w:szCs w:val="22"/>
          <w:u w:val="single"/>
        </w:rPr>
        <w:t>Compliance Management System</w:t>
      </w:r>
    </w:p>
    <w:p w14:paraId="6B5BFB01" w14:textId="7B8A8B04" w:rsidR="001D00B9" w:rsidRPr="00654FB8" w:rsidRDefault="00E93C0D"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will implement and maintain a Compliance Management System (“</w:t>
      </w:r>
      <w:r w:rsidR="00730C39" w:rsidRPr="00654FB8">
        <w:rPr>
          <w:rFonts w:asciiTheme="minorHAnsi" w:hAnsiTheme="minorHAnsi" w:cstheme="minorHAnsi"/>
          <w:b/>
          <w:sz w:val="22"/>
          <w:szCs w:val="22"/>
        </w:rPr>
        <w:t>CMS</w:t>
      </w:r>
      <w:r w:rsidR="00730C39" w:rsidRPr="00654FB8">
        <w:rPr>
          <w:rFonts w:asciiTheme="minorHAnsi" w:hAnsiTheme="minorHAnsi" w:cstheme="minorHAnsi"/>
          <w:sz w:val="22"/>
          <w:szCs w:val="22"/>
        </w:rPr>
        <w:t xml:space="preserve">”) meeting </w:t>
      </w:r>
      <w:r w:rsidR="006953E2" w:rsidRPr="00654FB8">
        <w:rPr>
          <w:rFonts w:asciiTheme="minorHAnsi" w:hAnsiTheme="minorHAnsi" w:cstheme="minorHAnsi"/>
          <w:sz w:val="22"/>
          <w:szCs w:val="22"/>
        </w:rPr>
        <w:t>any Commissioner</w:t>
      </w:r>
      <w:r w:rsidR="00730C39" w:rsidRPr="00654FB8">
        <w:rPr>
          <w:rFonts w:asciiTheme="minorHAnsi" w:hAnsiTheme="minorHAnsi" w:cstheme="minorHAnsi"/>
          <w:sz w:val="22"/>
          <w:szCs w:val="22"/>
        </w:rPr>
        <w:t xml:space="preserve"> guidelines, including the three components of a CMS: (1) board of directors</w:t>
      </w:r>
      <w:r w:rsidR="0065167E" w:rsidRPr="00654FB8">
        <w:rPr>
          <w:rFonts w:asciiTheme="minorHAnsi" w:hAnsiTheme="minorHAnsi" w:cstheme="minorHAnsi"/>
          <w:sz w:val="22"/>
          <w:szCs w:val="22"/>
        </w:rPr>
        <w:t xml:space="preserve"> (“</w:t>
      </w:r>
      <w:r w:rsidR="0065167E" w:rsidRPr="00654FB8">
        <w:rPr>
          <w:rFonts w:asciiTheme="minorHAnsi" w:hAnsiTheme="minorHAnsi" w:cstheme="minorHAnsi"/>
          <w:b/>
          <w:sz w:val="22"/>
          <w:szCs w:val="22"/>
        </w:rPr>
        <w:t>Board</w:t>
      </w:r>
      <w:r w:rsidR="0065167E" w:rsidRPr="00654FB8">
        <w:rPr>
          <w:rFonts w:asciiTheme="minorHAnsi" w:hAnsiTheme="minorHAnsi" w:cstheme="minorHAnsi"/>
          <w:sz w:val="22"/>
          <w:szCs w:val="22"/>
        </w:rPr>
        <w:t>”)</w:t>
      </w:r>
      <w:r w:rsidR="00730C39" w:rsidRPr="00654FB8">
        <w:rPr>
          <w:rFonts w:asciiTheme="minorHAnsi" w:hAnsiTheme="minorHAnsi" w:cstheme="minorHAnsi"/>
          <w:sz w:val="22"/>
          <w:szCs w:val="22"/>
        </w:rPr>
        <w:t>, or committee thereof, management and oversight; (2) a compliance program (policies and procedures, training, monitoring and testing, complaint response, risk assessments, issue and exam management, and governance); and (3) compliance audit</w:t>
      </w:r>
      <w:r w:rsidR="000C208B" w:rsidRPr="00654FB8">
        <w:rPr>
          <w:rFonts w:asciiTheme="minorHAnsi" w:hAnsiTheme="minorHAnsi" w:cstheme="minorHAnsi"/>
          <w:sz w:val="22"/>
          <w:szCs w:val="22"/>
        </w:rPr>
        <w:t xml:space="preserve"> as provisioned in the Schedule 3.6 (a)</w:t>
      </w:r>
      <w:r w:rsidR="00730C39" w:rsidRPr="00654FB8">
        <w:rPr>
          <w:rFonts w:asciiTheme="minorHAnsi" w:hAnsiTheme="minorHAnsi" w:cstheme="minorHAnsi"/>
          <w:sz w:val="22"/>
          <w:szCs w:val="22"/>
        </w:rPr>
        <w:t xml:space="preserve">.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’s CMS is subject to </w:t>
      </w:r>
      <w:r w:rsidR="000C208B" w:rsidRPr="00654FB8">
        <w:rPr>
          <w:rFonts w:asciiTheme="minorHAnsi" w:hAnsiTheme="minorHAnsi" w:cstheme="minorHAnsi"/>
          <w:sz w:val="22"/>
          <w:szCs w:val="22"/>
        </w:rPr>
        <w:t>meet Applicable Law and Regulatory Authority. M</w:t>
      </w:r>
      <w:r w:rsidR="00730C39" w:rsidRPr="00654FB8">
        <w:rPr>
          <w:rFonts w:asciiTheme="minorHAnsi" w:hAnsiTheme="minorHAnsi" w:cstheme="minorHAnsi"/>
          <w:sz w:val="22"/>
          <w:szCs w:val="22"/>
        </w:rPr>
        <w:t xml:space="preserve">odifications and enhancements to the CMS </w:t>
      </w:r>
      <w:r w:rsidR="000C208B" w:rsidRPr="00654FB8">
        <w:rPr>
          <w:rFonts w:asciiTheme="minorHAnsi" w:hAnsiTheme="minorHAnsi" w:cstheme="minorHAnsi"/>
          <w:sz w:val="22"/>
          <w:szCs w:val="22"/>
        </w:rPr>
        <w:t xml:space="preserve">may be implemented once is determined due to changes on Applicable Law or Regulatory Authority </w:t>
      </w:r>
      <w:r w:rsidR="00987D8C" w:rsidRPr="00654FB8">
        <w:rPr>
          <w:rFonts w:asciiTheme="minorHAnsi" w:hAnsiTheme="minorHAnsi" w:cstheme="minorHAnsi"/>
          <w:sz w:val="22"/>
          <w:szCs w:val="22"/>
        </w:rPr>
        <w:t>requests.</w:t>
      </w:r>
    </w:p>
    <w:p w14:paraId="6B5BFB03" w14:textId="0A8AA8B8" w:rsidR="001D00B9" w:rsidRPr="00654FB8" w:rsidRDefault="00E93C0D"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will implement and maintain compliance policies for all Applicable Laws and regulations, and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policies will be reviewed and approved at least annually by both </w:t>
      </w:r>
      <w:r w:rsidRPr="00654FB8">
        <w:rPr>
          <w:rFonts w:asciiTheme="minorHAnsi" w:hAnsiTheme="minorHAnsi" w:cstheme="minorHAnsi"/>
          <w:sz w:val="22"/>
          <w:szCs w:val="22"/>
        </w:rPr>
        <w:t>Zenus</w:t>
      </w:r>
      <w:r w:rsidR="00730C39" w:rsidRPr="00654FB8">
        <w:rPr>
          <w:rFonts w:asciiTheme="minorHAnsi" w:hAnsiTheme="minorHAnsi" w:cstheme="minorHAnsi"/>
          <w:sz w:val="22"/>
          <w:szCs w:val="22"/>
        </w:rPr>
        <w:t xml:space="preserve"> and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’s Board and a senior management committee with responsibilities for risk management (which committee must be made up of certain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executives or key members of management) (“</w:t>
      </w:r>
      <w:r w:rsidR="00730C39" w:rsidRPr="00654FB8">
        <w:rPr>
          <w:rFonts w:asciiTheme="minorHAnsi" w:hAnsiTheme="minorHAnsi" w:cstheme="minorHAnsi"/>
          <w:b/>
          <w:sz w:val="22"/>
          <w:szCs w:val="22"/>
        </w:rPr>
        <w:t>Committee</w:t>
      </w:r>
      <w:r w:rsidR="00730C39" w:rsidRPr="00654FB8">
        <w:rPr>
          <w:rFonts w:asciiTheme="minorHAnsi" w:hAnsiTheme="minorHAnsi" w:cstheme="minorHAnsi"/>
          <w:sz w:val="22"/>
          <w:szCs w:val="22"/>
        </w:rPr>
        <w:t>”).</w:t>
      </w:r>
    </w:p>
    <w:p w14:paraId="6B5BFB05" w14:textId="472B2138" w:rsidR="001D00B9" w:rsidRPr="00654FB8" w:rsidRDefault="00E93C0D"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’s Committee will meet at least quarterly and address the results of the compliance testing of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’s CMS, with a signed Committee attestation that certifies that the results of the compliance testing and any action plans necessary to address any exceptions in the compliance testing were discussed by the Committee; the attestation must be signed by the chairperson of the Committee.</w:t>
      </w:r>
    </w:p>
    <w:p w14:paraId="6B5BFB07" w14:textId="0D040806" w:rsidR="001D00B9" w:rsidRPr="00654FB8" w:rsidRDefault="00E93C0D"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will appoint a Compliance Officer, who shall be experienced with deposit and lending regulations and bank compliance matters, to oversee the activities of </w:t>
      </w:r>
      <w:r w:rsidRPr="00654FB8">
        <w:rPr>
          <w:rFonts w:asciiTheme="minorHAnsi" w:hAnsiTheme="minorHAnsi" w:cstheme="minorHAnsi"/>
          <w:sz w:val="22"/>
          <w:szCs w:val="22"/>
        </w:rPr>
        <w:t>Program Manager</w:t>
      </w:r>
      <w:r w:rsidR="00AB5AC9" w:rsidRPr="00654FB8">
        <w:rPr>
          <w:rFonts w:asciiTheme="minorHAnsi" w:hAnsiTheme="minorHAnsi" w:cstheme="minorHAnsi"/>
          <w:sz w:val="22"/>
          <w:szCs w:val="22"/>
        </w:rPr>
        <w:t xml:space="preserve"> and the Clients in respect of the Programs</w:t>
      </w:r>
      <w:r w:rsidR="00730C39" w:rsidRPr="00654FB8">
        <w:rPr>
          <w:rFonts w:asciiTheme="minorHAnsi" w:hAnsiTheme="minorHAnsi" w:cstheme="minorHAnsi"/>
          <w:sz w:val="22"/>
          <w:szCs w:val="22"/>
        </w:rPr>
        <w:t xml:space="preserve"> from a compliance </w:t>
      </w:r>
      <w:r w:rsidR="00987D8C" w:rsidRPr="00654FB8">
        <w:rPr>
          <w:rFonts w:asciiTheme="minorHAnsi" w:hAnsiTheme="minorHAnsi" w:cstheme="minorHAnsi"/>
          <w:sz w:val="22"/>
          <w:szCs w:val="22"/>
        </w:rPr>
        <w:t>perspective.</w:t>
      </w:r>
    </w:p>
    <w:p w14:paraId="6B5BFB09" w14:textId="69BC1E42" w:rsidR="001D00B9" w:rsidRPr="00654FB8" w:rsidRDefault="00E93C0D" w:rsidP="002C5884">
      <w:pPr>
        <w:pStyle w:val="BodyText"/>
        <w:widowControl/>
        <w:spacing w:before="220" w:after="220"/>
        <w:ind w:left="219"/>
        <w:jc w:val="both"/>
        <w:rPr>
          <w:rFonts w:asciiTheme="minorHAnsi" w:hAnsiTheme="minorHAnsi" w:cstheme="minorHAnsi"/>
          <w:sz w:val="22"/>
          <w:szCs w:val="22"/>
        </w:rPr>
      </w:pPr>
      <w:commentRangeStart w:id="39"/>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will maintain </w:t>
      </w:r>
      <w:r w:rsidR="00F9660D" w:rsidRPr="00654FB8">
        <w:rPr>
          <w:rFonts w:asciiTheme="minorHAnsi" w:hAnsiTheme="minorHAnsi" w:cstheme="minorHAnsi"/>
          <w:sz w:val="22"/>
          <w:szCs w:val="22"/>
        </w:rPr>
        <w:t>an</w:t>
      </w:r>
      <w:r w:rsidR="00730C39" w:rsidRPr="00654FB8">
        <w:rPr>
          <w:rFonts w:asciiTheme="minorHAnsi" w:hAnsiTheme="minorHAnsi" w:cstheme="minorHAnsi"/>
          <w:sz w:val="22"/>
          <w:szCs w:val="22"/>
        </w:rPr>
        <w:t xml:space="preserve"> AML </w:t>
      </w:r>
      <w:r w:rsidR="00987D8C" w:rsidRPr="00654FB8">
        <w:rPr>
          <w:rFonts w:asciiTheme="minorHAnsi" w:hAnsiTheme="minorHAnsi" w:cstheme="minorHAnsi"/>
          <w:sz w:val="22"/>
          <w:szCs w:val="22"/>
        </w:rPr>
        <w:t>program, sufficient</w:t>
      </w:r>
      <w:r w:rsidR="00730C39" w:rsidRPr="00654FB8">
        <w:rPr>
          <w:rFonts w:asciiTheme="minorHAnsi" w:hAnsiTheme="minorHAnsi" w:cstheme="minorHAnsi"/>
          <w:sz w:val="22"/>
          <w:szCs w:val="22"/>
        </w:rPr>
        <w:t xml:space="preserve"> to assure </w:t>
      </w:r>
      <w:r w:rsidR="00987D8C" w:rsidRPr="00654FB8">
        <w:rPr>
          <w:rFonts w:asciiTheme="minorHAnsi" w:hAnsiTheme="minorHAnsi" w:cstheme="minorHAnsi"/>
          <w:sz w:val="22"/>
          <w:szCs w:val="22"/>
        </w:rPr>
        <w:t>AML compliance</w:t>
      </w:r>
      <w:r w:rsidR="00730C39" w:rsidRPr="00654FB8">
        <w:rPr>
          <w:rFonts w:asciiTheme="minorHAnsi" w:hAnsiTheme="minorHAnsi" w:cstheme="minorHAnsi"/>
          <w:sz w:val="22"/>
          <w:szCs w:val="22"/>
        </w:rPr>
        <w:t xml:space="preserve"> at all times.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will report all suspicious activity to </w:t>
      </w:r>
      <w:r w:rsidRPr="00654FB8">
        <w:rPr>
          <w:rFonts w:asciiTheme="minorHAnsi" w:hAnsiTheme="minorHAnsi" w:cstheme="minorHAnsi"/>
          <w:sz w:val="22"/>
          <w:szCs w:val="22"/>
        </w:rPr>
        <w:t>Zenus</w:t>
      </w:r>
      <w:r w:rsidR="00730C39" w:rsidRPr="00654FB8">
        <w:rPr>
          <w:rFonts w:asciiTheme="minorHAnsi" w:hAnsiTheme="minorHAnsi" w:cstheme="minorHAnsi"/>
          <w:sz w:val="22"/>
          <w:szCs w:val="22"/>
        </w:rPr>
        <w:t>.</w:t>
      </w:r>
      <w:commentRangeEnd w:id="39"/>
      <w:r w:rsidR="00EC1E18" w:rsidRPr="00654FB8">
        <w:rPr>
          <w:rStyle w:val="CommentReference"/>
          <w:rFonts w:asciiTheme="minorHAnsi" w:hAnsiTheme="minorHAnsi" w:cstheme="minorHAnsi"/>
          <w:sz w:val="22"/>
          <w:szCs w:val="22"/>
        </w:rPr>
        <w:commentReference w:id="39"/>
      </w:r>
    </w:p>
    <w:p w14:paraId="6B5BFB0B" w14:textId="718BE9F1" w:rsidR="001D00B9" w:rsidRPr="00654FB8" w:rsidRDefault="00E93C0D"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will review and test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compliance policies at least annually.</w:t>
      </w:r>
    </w:p>
    <w:p w14:paraId="6B5BFB0F" w14:textId="08DEF52F" w:rsidR="001D00B9" w:rsidRPr="00654FB8" w:rsidRDefault="00E93C0D"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will monitor and evaluate</w:t>
      </w:r>
      <w:r w:rsidR="00AB5AC9" w:rsidRPr="00654FB8">
        <w:rPr>
          <w:rFonts w:asciiTheme="minorHAnsi" w:hAnsiTheme="minorHAnsi" w:cstheme="minorHAnsi"/>
          <w:sz w:val="22"/>
          <w:szCs w:val="22"/>
        </w:rPr>
        <w:t xml:space="preserve"> Clients </w:t>
      </w:r>
      <w:r w:rsidR="00730C39" w:rsidRPr="00654FB8">
        <w:rPr>
          <w:rFonts w:asciiTheme="minorHAnsi" w:hAnsiTheme="minorHAnsi" w:cstheme="minorHAnsi"/>
          <w:sz w:val="22"/>
          <w:szCs w:val="22"/>
        </w:rPr>
        <w:t>regularly on their compliance with Applicable Laws, including but not limited to AML</w:t>
      </w:r>
      <w:r w:rsidR="00FA32A5" w:rsidRPr="00654FB8">
        <w:rPr>
          <w:rFonts w:asciiTheme="minorHAnsi" w:hAnsiTheme="minorHAnsi" w:cstheme="minorHAnsi"/>
          <w:sz w:val="22"/>
          <w:szCs w:val="22"/>
        </w:rPr>
        <w:t>.</w:t>
      </w:r>
    </w:p>
    <w:p w14:paraId="6B5BFB11" w14:textId="1464FAAE" w:rsidR="001D00B9" w:rsidRPr="00654FB8" w:rsidRDefault="00730C39"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 xml:space="preserve">Regulatory Authorities will perform regular monitoring and oversight of </w:t>
      </w:r>
      <w:r w:rsidR="00E93C0D" w:rsidRPr="00654FB8">
        <w:rPr>
          <w:rFonts w:asciiTheme="minorHAnsi" w:hAnsiTheme="minorHAnsi" w:cstheme="minorHAnsi"/>
          <w:sz w:val="22"/>
          <w:szCs w:val="22"/>
        </w:rPr>
        <w:t>Program Manager</w:t>
      </w:r>
      <w:r w:rsidRPr="00654FB8">
        <w:rPr>
          <w:rFonts w:asciiTheme="minorHAnsi" w:hAnsiTheme="minorHAnsi" w:cstheme="minorHAnsi"/>
          <w:sz w:val="22"/>
          <w:szCs w:val="22"/>
        </w:rPr>
        <w:t xml:space="preserve">’s CMS, including regular and ad hoc onsite visits by Regulatory Authority personnel. </w:t>
      </w:r>
      <w:r w:rsidR="00E93C0D" w:rsidRPr="00654FB8">
        <w:rPr>
          <w:rFonts w:asciiTheme="minorHAnsi" w:hAnsiTheme="minorHAnsi" w:cstheme="minorHAnsi"/>
          <w:sz w:val="22"/>
          <w:szCs w:val="22"/>
        </w:rPr>
        <w:t>Program Manager</w:t>
      </w:r>
      <w:r w:rsidRPr="00654FB8">
        <w:rPr>
          <w:rFonts w:asciiTheme="minorHAnsi" w:hAnsiTheme="minorHAnsi" w:cstheme="minorHAnsi"/>
          <w:sz w:val="22"/>
          <w:szCs w:val="22"/>
        </w:rPr>
        <w:t xml:space="preserve"> will comply with all </w:t>
      </w:r>
      <w:r w:rsidRPr="00654FB8">
        <w:rPr>
          <w:rFonts w:asciiTheme="minorHAnsi" w:hAnsiTheme="minorHAnsi" w:cstheme="minorHAnsi"/>
          <w:sz w:val="22"/>
          <w:szCs w:val="22"/>
        </w:rPr>
        <w:lastRenderedPageBreak/>
        <w:t xml:space="preserve">requests made by </w:t>
      </w:r>
      <w:r w:rsidR="00FA32A5" w:rsidRPr="00654FB8">
        <w:rPr>
          <w:rFonts w:asciiTheme="minorHAnsi" w:hAnsiTheme="minorHAnsi" w:cstheme="minorHAnsi"/>
          <w:sz w:val="22"/>
          <w:szCs w:val="22"/>
        </w:rPr>
        <w:t xml:space="preserve">Regulatory </w:t>
      </w:r>
      <w:r w:rsidR="00987D8C" w:rsidRPr="00654FB8">
        <w:rPr>
          <w:rFonts w:asciiTheme="minorHAnsi" w:hAnsiTheme="minorHAnsi" w:cstheme="minorHAnsi"/>
          <w:sz w:val="22"/>
          <w:szCs w:val="22"/>
        </w:rPr>
        <w:t>Authority to</w:t>
      </w:r>
      <w:r w:rsidRPr="00654FB8">
        <w:rPr>
          <w:rFonts w:asciiTheme="minorHAnsi" w:hAnsiTheme="minorHAnsi" w:cstheme="minorHAnsi"/>
          <w:sz w:val="22"/>
          <w:szCs w:val="22"/>
        </w:rPr>
        <w:t xml:space="preserve"> facilitate such monitoring, oversight, and onsite visits.</w:t>
      </w:r>
      <w:r w:rsidR="00FA32A5" w:rsidRPr="00654FB8">
        <w:rPr>
          <w:rFonts w:asciiTheme="minorHAnsi" w:hAnsiTheme="minorHAnsi" w:cstheme="minorHAnsi"/>
          <w:sz w:val="22"/>
          <w:szCs w:val="22"/>
        </w:rPr>
        <w:t xml:space="preserve"> Program Manager shall not be obliged to open any confidential information of its Clients </w:t>
      </w:r>
    </w:p>
    <w:p w14:paraId="6B5BFB13" w14:textId="30DC14C1" w:rsidR="001D00B9" w:rsidRPr="00654FB8" w:rsidRDefault="00730C39" w:rsidP="002C5884">
      <w:pPr>
        <w:pStyle w:val="BodyText"/>
        <w:widowControl/>
        <w:spacing w:before="220" w:after="220"/>
        <w:ind w:left="220"/>
        <w:jc w:val="both"/>
        <w:rPr>
          <w:rFonts w:asciiTheme="minorHAnsi" w:hAnsiTheme="minorHAnsi" w:cstheme="minorHAnsi"/>
          <w:sz w:val="22"/>
          <w:szCs w:val="22"/>
        </w:rPr>
      </w:pPr>
      <w:r w:rsidRPr="00654FB8">
        <w:rPr>
          <w:rFonts w:asciiTheme="minorHAnsi" w:hAnsiTheme="minorHAnsi" w:cstheme="minorHAnsi"/>
          <w:sz w:val="22"/>
          <w:szCs w:val="22"/>
        </w:rPr>
        <w:t xml:space="preserve">In addition to the foregoing, </w:t>
      </w:r>
      <w:r w:rsidR="00E93C0D" w:rsidRPr="00654FB8">
        <w:rPr>
          <w:rFonts w:asciiTheme="minorHAnsi" w:hAnsiTheme="minorHAnsi" w:cstheme="minorHAnsi"/>
          <w:sz w:val="22"/>
          <w:szCs w:val="22"/>
        </w:rPr>
        <w:t>Program Manager</w:t>
      </w:r>
      <w:r w:rsidRPr="00654FB8">
        <w:rPr>
          <w:rFonts w:asciiTheme="minorHAnsi" w:hAnsiTheme="minorHAnsi" w:cstheme="minorHAnsi"/>
          <w:sz w:val="22"/>
          <w:szCs w:val="22"/>
        </w:rPr>
        <w:t>’s CMS shall include the following elements:</w:t>
      </w:r>
    </w:p>
    <w:p w14:paraId="6B5BFB15" w14:textId="77777777" w:rsidR="001D00B9" w:rsidRPr="00654FB8" w:rsidRDefault="00730C39" w:rsidP="002C5884">
      <w:pPr>
        <w:pStyle w:val="Heading2"/>
        <w:widowControl/>
        <w:spacing w:before="220" w:after="220"/>
        <w:jc w:val="both"/>
        <w:rPr>
          <w:rFonts w:asciiTheme="minorHAnsi" w:hAnsiTheme="minorHAnsi" w:cstheme="minorHAnsi"/>
          <w:sz w:val="22"/>
          <w:szCs w:val="22"/>
        </w:rPr>
      </w:pPr>
      <w:r w:rsidRPr="00654FB8">
        <w:rPr>
          <w:rFonts w:asciiTheme="minorHAnsi" w:hAnsiTheme="minorHAnsi" w:cstheme="minorHAnsi"/>
          <w:sz w:val="22"/>
          <w:szCs w:val="22"/>
        </w:rPr>
        <w:t>Customer Identification Program (CIP)</w:t>
      </w:r>
    </w:p>
    <w:p w14:paraId="6B5BFB17" w14:textId="69CE9583" w:rsidR="001D00B9" w:rsidRPr="00654FB8" w:rsidRDefault="00E93C0D" w:rsidP="002C5884">
      <w:pPr>
        <w:pStyle w:val="BodyText"/>
        <w:widowControl/>
        <w:spacing w:before="220" w:after="220"/>
        <w:ind w:left="219"/>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is responsible for implementing a written Customer Identification Program (CIP), which at minimum includes the elements listed below.</w:t>
      </w:r>
    </w:p>
    <w:p w14:paraId="6B5BFB19" w14:textId="0B7DD51B" w:rsidR="001D00B9" w:rsidRPr="00654FB8" w:rsidRDefault="00730C39" w:rsidP="002C5884">
      <w:pPr>
        <w:pStyle w:val="ListParagraph"/>
        <w:widowControl/>
        <w:numPr>
          <w:ilvl w:val="1"/>
          <w:numId w:val="6"/>
        </w:numPr>
        <w:tabs>
          <w:tab w:val="left" w:pos="939"/>
          <w:tab w:val="left" w:pos="940"/>
        </w:tabs>
        <w:spacing w:before="220" w:after="220"/>
        <w:ind w:right="0"/>
        <w:jc w:val="left"/>
        <w:rPr>
          <w:rFonts w:asciiTheme="minorHAnsi" w:hAnsiTheme="minorHAnsi" w:cstheme="minorHAnsi"/>
        </w:rPr>
      </w:pPr>
      <w:r w:rsidRPr="00654FB8">
        <w:rPr>
          <w:rFonts w:asciiTheme="minorHAnsi" w:hAnsiTheme="minorHAnsi" w:cstheme="minorHAnsi"/>
        </w:rPr>
        <w:t xml:space="preserve">Collecting the following </w:t>
      </w:r>
      <w:r w:rsidR="000B6C6C" w:rsidRPr="00654FB8">
        <w:rPr>
          <w:rFonts w:asciiTheme="minorHAnsi" w:hAnsiTheme="minorHAnsi" w:cstheme="minorHAnsi"/>
        </w:rPr>
        <w:t>End User</w:t>
      </w:r>
      <w:r w:rsidRPr="00654FB8">
        <w:rPr>
          <w:rFonts w:asciiTheme="minorHAnsi" w:hAnsiTheme="minorHAnsi" w:cstheme="minorHAnsi"/>
        </w:rPr>
        <w:t xml:space="preserve"> identifying information:</w:t>
      </w:r>
    </w:p>
    <w:p w14:paraId="6B5BFB1A" w14:textId="77777777" w:rsidR="001D00B9" w:rsidRPr="00654FB8" w:rsidRDefault="00730C39" w:rsidP="00730C39">
      <w:pPr>
        <w:pStyle w:val="ListParagraph"/>
        <w:widowControl/>
        <w:numPr>
          <w:ilvl w:val="2"/>
          <w:numId w:val="6"/>
        </w:numPr>
        <w:tabs>
          <w:tab w:val="left" w:pos="1660"/>
        </w:tabs>
        <w:spacing w:before="220" w:after="220"/>
        <w:ind w:left="1660" w:right="0"/>
        <w:contextualSpacing/>
        <w:jc w:val="left"/>
        <w:rPr>
          <w:rFonts w:asciiTheme="minorHAnsi" w:hAnsiTheme="minorHAnsi" w:cstheme="minorHAnsi"/>
        </w:rPr>
      </w:pPr>
      <w:r w:rsidRPr="00654FB8">
        <w:rPr>
          <w:rFonts w:asciiTheme="minorHAnsi" w:hAnsiTheme="minorHAnsi" w:cstheme="minorHAnsi"/>
        </w:rPr>
        <w:t>Full Name</w:t>
      </w:r>
    </w:p>
    <w:p w14:paraId="6B5BFB1B" w14:textId="77777777" w:rsidR="001D00B9" w:rsidRPr="00654FB8" w:rsidRDefault="00730C39" w:rsidP="00730C39">
      <w:pPr>
        <w:pStyle w:val="ListParagraph"/>
        <w:widowControl/>
        <w:numPr>
          <w:ilvl w:val="2"/>
          <w:numId w:val="6"/>
        </w:numPr>
        <w:tabs>
          <w:tab w:val="left" w:pos="1660"/>
        </w:tabs>
        <w:spacing w:before="220" w:after="220"/>
        <w:ind w:left="1660" w:right="0"/>
        <w:contextualSpacing/>
        <w:jc w:val="left"/>
        <w:rPr>
          <w:rFonts w:asciiTheme="minorHAnsi" w:hAnsiTheme="minorHAnsi" w:cstheme="minorHAnsi"/>
        </w:rPr>
      </w:pPr>
      <w:r w:rsidRPr="00654FB8">
        <w:rPr>
          <w:rFonts w:asciiTheme="minorHAnsi" w:hAnsiTheme="minorHAnsi" w:cstheme="minorHAnsi"/>
        </w:rPr>
        <w:t>Date of birth for individuals</w:t>
      </w:r>
    </w:p>
    <w:p w14:paraId="6B5BFB1C" w14:textId="77777777" w:rsidR="001D00B9" w:rsidRPr="00654FB8" w:rsidRDefault="00730C39" w:rsidP="00730C39">
      <w:pPr>
        <w:pStyle w:val="ListParagraph"/>
        <w:widowControl/>
        <w:numPr>
          <w:ilvl w:val="2"/>
          <w:numId w:val="6"/>
        </w:numPr>
        <w:tabs>
          <w:tab w:val="left" w:pos="1660"/>
        </w:tabs>
        <w:spacing w:before="220" w:after="220"/>
        <w:ind w:left="1660" w:right="0" w:hanging="361"/>
        <w:contextualSpacing/>
        <w:jc w:val="left"/>
        <w:rPr>
          <w:rFonts w:asciiTheme="minorHAnsi" w:hAnsiTheme="minorHAnsi" w:cstheme="minorHAnsi"/>
        </w:rPr>
      </w:pPr>
      <w:r w:rsidRPr="00654FB8">
        <w:rPr>
          <w:rFonts w:asciiTheme="minorHAnsi" w:hAnsiTheme="minorHAnsi" w:cstheme="minorHAnsi"/>
        </w:rPr>
        <w:t>Address, which shall be:</w:t>
      </w:r>
    </w:p>
    <w:p w14:paraId="6B5BFB1D" w14:textId="77777777" w:rsidR="001D00B9" w:rsidRPr="00654FB8" w:rsidRDefault="00730C39" w:rsidP="00730C39">
      <w:pPr>
        <w:pStyle w:val="ListParagraph"/>
        <w:widowControl/>
        <w:numPr>
          <w:ilvl w:val="3"/>
          <w:numId w:val="6"/>
        </w:numPr>
        <w:tabs>
          <w:tab w:val="left" w:pos="2379"/>
          <w:tab w:val="left" w:pos="2380"/>
        </w:tabs>
        <w:spacing w:before="220" w:after="220"/>
        <w:ind w:right="0" w:hanging="361"/>
        <w:contextualSpacing/>
        <w:jc w:val="left"/>
        <w:rPr>
          <w:rFonts w:asciiTheme="minorHAnsi" w:hAnsiTheme="minorHAnsi" w:cstheme="minorHAnsi"/>
        </w:rPr>
      </w:pPr>
      <w:r w:rsidRPr="00654FB8">
        <w:rPr>
          <w:rFonts w:asciiTheme="minorHAnsi" w:hAnsiTheme="minorHAnsi" w:cstheme="minorHAnsi"/>
        </w:rPr>
        <w:t>For an individual, a residential or business street address;</w:t>
      </w:r>
    </w:p>
    <w:p w14:paraId="6B5BFB1E" w14:textId="77777777" w:rsidR="001D00B9" w:rsidRPr="00654FB8" w:rsidRDefault="00730C39" w:rsidP="00730C39">
      <w:pPr>
        <w:pStyle w:val="ListParagraph"/>
        <w:widowControl/>
        <w:numPr>
          <w:ilvl w:val="3"/>
          <w:numId w:val="6"/>
        </w:numPr>
        <w:tabs>
          <w:tab w:val="left" w:pos="2379"/>
          <w:tab w:val="left" w:pos="2380"/>
        </w:tabs>
        <w:spacing w:before="220" w:after="220"/>
        <w:ind w:left="2379" w:right="0"/>
        <w:contextualSpacing/>
        <w:jc w:val="left"/>
        <w:rPr>
          <w:rFonts w:asciiTheme="minorHAnsi" w:hAnsiTheme="minorHAnsi" w:cstheme="minorHAnsi"/>
        </w:rPr>
      </w:pPr>
      <w:r w:rsidRPr="00654FB8">
        <w:rPr>
          <w:rFonts w:asciiTheme="minorHAnsi" w:hAnsiTheme="minorHAnsi" w:cstheme="minorHAnsi"/>
        </w:rPr>
        <w:t>For an individual who does not have a residential or business street address, an Army Post Office (APO) or Fleet Post Office (FPO) box number;</w:t>
      </w:r>
    </w:p>
    <w:p w14:paraId="6B5BFB1F" w14:textId="77777777" w:rsidR="001D00B9" w:rsidRPr="00654FB8" w:rsidRDefault="00730C39" w:rsidP="00730C39">
      <w:pPr>
        <w:pStyle w:val="ListParagraph"/>
        <w:widowControl/>
        <w:numPr>
          <w:ilvl w:val="3"/>
          <w:numId w:val="6"/>
        </w:numPr>
        <w:tabs>
          <w:tab w:val="left" w:pos="2379"/>
          <w:tab w:val="left" w:pos="2380"/>
        </w:tabs>
        <w:spacing w:before="220" w:after="220"/>
        <w:ind w:left="2379" w:right="0"/>
        <w:contextualSpacing/>
        <w:jc w:val="left"/>
        <w:rPr>
          <w:rFonts w:asciiTheme="minorHAnsi" w:hAnsiTheme="minorHAnsi" w:cstheme="minorHAnsi"/>
        </w:rPr>
      </w:pPr>
      <w:r w:rsidRPr="00654FB8">
        <w:rPr>
          <w:rFonts w:asciiTheme="minorHAnsi" w:hAnsiTheme="minorHAnsi" w:cstheme="minorHAnsi"/>
        </w:rPr>
        <w:t>For a person other than an individual (such as a corporation, partnership, or trust), a principal place of business, local office, or other physical location.</w:t>
      </w:r>
    </w:p>
    <w:p w14:paraId="6B5BFB21" w14:textId="77777777" w:rsidR="001D00B9" w:rsidRPr="00654FB8" w:rsidRDefault="00730C39" w:rsidP="00730C39">
      <w:pPr>
        <w:pStyle w:val="ListParagraph"/>
        <w:widowControl/>
        <w:numPr>
          <w:ilvl w:val="2"/>
          <w:numId w:val="6"/>
        </w:numPr>
        <w:tabs>
          <w:tab w:val="left" w:pos="1660"/>
        </w:tabs>
        <w:spacing w:before="220" w:after="220"/>
        <w:ind w:left="1660" w:right="0" w:hanging="361"/>
        <w:contextualSpacing/>
        <w:rPr>
          <w:rFonts w:asciiTheme="minorHAnsi" w:hAnsiTheme="minorHAnsi" w:cstheme="minorHAnsi"/>
        </w:rPr>
      </w:pPr>
      <w:r w:rsidRPr="00654FB8">
        <w:rPr>
          <w:rFonts w:asciiTheme="minorHAnsi" w:hAnsiTheme="minorHAnsi" w:cstheme="minorHAnsi"/>
        </w:rPr>
        <w:t>Identification number, which shall be:</w:t>
      </w:r>
    </w:p>
    <w:p w14:paraId="6B5BFB22" w14:textId="77777777" w:rsidR="001D00B9" w:rsidRPr="00654FB8" w:rsidRDefault="00730C39" w:rsidP="00730C39">
      <w:pPr>
        <w:pStyle w:val="ListParagraph"/>
        <w:widowControl/>
        <w:numPr>
          <w:ilvl w:val="3"/>
          <w:numId w:val="6"/>
        </w:numPr>
        <w:tabs>
          <w:tab w:val="left" w:pos="2380"/>
        </w:tabs>
        <w:spacing w:before="220" w:after="220"/>
        <w:ind w:right="0" w:hanging="361"/>
        <w:contextualSpacing/>
        <w:rPr>
          <w:rFonts w:asciiTheme="minorHAnsi" w:hAnsiTheme="minorHAnsi" w:cstheme="minorHAnsi"/>
        </w:rPr>
      </w:pPr>
      <w:r w:rsidRPr="00654FB8">
        <w:rPr>
          <w:rFonts w:asciiTheme="minorHAnsi" w:hAnsiTheme="minorHAnsi" w:cstheme="minorHAnsi"/>
        </w:rPr>
        <w:t>For a U.S. person, a taxpayer identification number; or</w:t>
      </w:r>
    </w:p>
    <w:p w14:paraId="6B5BFB24" w14:textId="4E5ED669" w:rsidR="001D00B9" w:rsidRPr="00654FB8" w:rsidRDefault="00730C39" w:rsidP="00987D8C">
      <w:pPr>
        <w:pStyle w:val="ListParagraph"/>
        <w:widowControl/>
        <w:numPr>
          <w:ilvl w:val="3"/>
          <w:numId w:val="6"/>
        </w:numPr>
        <w:tabs>
          <w:tab w:val="left" w:pos="2380"/>
        </w:tabs>
        <w:spacing w:before="220" w:after="220"/>
        <w:ind w:left="2379" w:right="0"/>
        <w:contextualSpacing/>
        <w:rPr>
          <w:rFonts w:asciiTheme="minorHAnsi" w:hAnsiTheme="minorHAnsi" w:cstheme="minorHAnsi"/>
        </w:rPr>
      </w:pPr>
      <w:r w:rsidRPr="00654FB8">
        <w:rPr>
          <w:rFonts w:asciiTheme="minorHAnsi" w:hAnsiTheme="minorHAnsi" w:cstheme="minorHAnsi"/>
        </w:rPr>
        <w:t>For a non-U.S. person, one or more of the following: A taxpayer identification number; number and country of issuance of any other government-issued document evidencing nationality or residence and bearing a photograph or similar safeguard; or</w:t>
      </w:r>
    </w:p>
    <w:p w14:paraId="6B5BFB25" w14:textId="18C21862" w:rsidR="001D00B9" w:rsidRPr="00654FB8" w:rsidRDefault="00730C39" w:rsidP="00730C39">
      <w:pPr>
        <w:pStyle w:val="ListParagraph"/>
        <w:widowControl/>
        <w:numPr>
          <w:ilvl w:val="3"/>
          <w:numId w:val="6"/>
        </w:numPr>
        <w:tabs>
          <w:tab w:val="left" w:pos="2380"/>
        </w:tabs>
        <w:spacing w:before="220" w:after="220"/>
        <w:ind w:left="2379" w:right="0"/>
        <w:contextualSpacing/>
        <w:rPr>
          <w:rFonts w:asciiTheme="minorHAnsi" w:hAnsiTheme="minorHAnsi" w:cstheme="minorHAnsi"/>
        </w:rPr>
      </w:pPr>
      <w:r w:rsidRPr="00654FB8">
        <w:rPr>
          <w:rFonts w:asciiTheme="minorHAnsi" w:hAnsiTheme="minorHAnsi" w:cstheme="minorHAnsi"/>
        </w:rPr>
        <w:t xml:space="preserve">Subject to </w:t>
      </w:r>
      <w:r w:rsidR="00E93C0D" w:rsidRPr="00654FB8">
        <w:rPr>
          <w:rFonts w:asciiTheme="minorHAnsi" w:hAnsiTheme="minorHAnsi" w:cstheme="minorHAnsi"/>
        </w:rPr>
        <w:t>Zenus</w:t>
      </w:r>
      <w:r w:rsidRPr="00654FB8">
        <w:rPr>
          <w:rFonts w:asciiTheme="minorHAnsi" w:hAnsiTheme="minorHAnsi" w:cstheme="minorHAnsi"/>
        </w:rPr>
        <w:t xml:space="preserve">’ approval, when opening an account for a foreign business or enterprise that does not have an identification number, </w:t>
      </w:r>
      <w:r w:rsidR="00E93C0D" w:rsidRPr="00654FB8">
        <w:rPr>
          <w:rFonts w:asciiTheme="minorHAnsi" w:hAnsiTheme="minorHAnsi" w:cstheme="minorHAnsi"/>
        </w:rPr>
        <w:t>Program Manager</w:t>
      </w:r>
      <w:r w:rsidRPr="00654FB8">
        <w:rPr>
          <w:rFonts w:asciiTheme="minorHAnsi" w:hAnsiTheme="minorHAnsi" w:cstheme="minorHAnsi"/>
        </w:rPr>
        <w:t xml:space="preserve"> will request alternative government-issued documentation certifying the existence of the business or enterprise.</w:t>
      </w:r>
    </w:p>
    <w:p w14:paraId="6B5BFB27" w14:textId="2C97747C" w:rsidR="001D00B9" w:rsidRPr="00654FB8" w:rsidRDefault="00E93C0D" w:rsidP="00730C39">
      <w:pPr>
        <w:pStyle w:val="ListParagraph"/>
        <w:widowControl/>
        <w:numPr>
          <w:ilvl w:val="1"/>
          <w:numId w:val="6"/>
        </w:numPr>
        <w:tabs>
          <w:tab w:val="left" w:pos="940"/>
        </w:tabs>
        <w:spacing w:before="220" w:after="220"/>
        <w:ind w:left="939"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obtain and maintain the necessary information required under FinCEN’s Final Rule on Beneficial Ownership and Risk-Based Customer Due Diligence (31 CFR § 1010.230 and § 1020.210).</w:t>
      </w:r>
    </w:p>
    <w:p w14:paraId="6B5BFB29" w14:textId="3C46F268" w:rsidR="001D00B9" w:rsidRPr="00654FB8" w:rsidRDefault="00E93C0D" w:rsidP="00730C39">
      <w:pPr>
        <w:pStyle w:val="ListParagraph"/>
        <w:widowControl/>
        <w:numPr>
          <w:ilvl w:val="1"/>
          <w:numId w:val="6"/>
        </w:numPr>
        <w:tabs>
          <w:tab w:val="left" w:pos="940"/>
        </w:tabs>
        <w:spacing w:before="220" w:after="220"/>
        <w:ind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provide new </w:t>
      </w:r>
      <w:r w:rsidR="000B6C6C" w:rsidRPr="00654FB8">
        <w:rPr>
          <w:rFonts w:asciiTheme="minorHAnsi" w:hAnsiTheme="minorHAnsi" w:cstheme="minorHAnsi"/>
        </w:rPr>
        <w:t>End User</w:t>
      </w:r>
      <w:r w:rsidR="00730C39" w:rsidRPr="00654FB8">
        <w:rPr>
          <w:rFonts w:asciiTheme="minorHAnsi" w:hAnsiTheme="minorHAnsi" w:cstheme="minorHAnsi"/>
        </w:rPr>
        <w:t xml:space="preserve">s with the below, or similar subject to approval by </w:t>
      </w:r>
      <w:r w:rsidRPr="00654FB8">
        <w:rPr>
          <w:rFonts w:asciiTheme="minorHAnsi" w:hAnsiTheme="minorHAnsi" w:cstheme="minorHAnsi"/>
        </w:rPr>
        <w:t>Zenus</w:t>
      </w:r>
      <w:r w:rsidR="00730C39" w:rsidRPr="00654FB8">
        <w:rPr>
          <w:rFonts w:asciiTheme="minorHAnsi" w:hAnsiTheme="minorHAnsi" w:cstheme="minorHAnsi"/>
        </w:rPr>
        <w:t>, notice requesting CIP information to verify their identity:</w:t>
      </w:r>
    </w:p>
    <w:p w14:paraId="6B5BFB2B" w14:textId="77777777" w:rsidR="001D00B9" w:rsidRPr="00654FB8" w:rsidRDefault="00730C39" w:rsidP="00730C39">
      <w:pPr>
        <w:widowControl/>
        <w:spacing w:before="220" w:after="220"/>
        <w:jc w:val="both"/>
        <w:rPr>
          <w:rFonts w:asciiTheme="minorHAnsi" w:hAnsiTheme="minorHAnsi" w:cstheme="minorHAnsi"/>
          <w:b/>
        </w:rPr>
      </w:pPr>
      <w:r w:rsidRPr="00654FB8">
        <w:rPr>
          <w:rFonts w:asciiTheme="minorHAnsi" w:hAnsiTheme="minorHAnsi" w:cstheme="minorHAnsi"/>
          <w:b/>
          <w:u w:val="single"/>
        </w:rPr>
        <w:t>Customer Identification Requirements</w:t>
      </w:r>
    </w:p>
    <w:p w14:paraId="6B5BFB2E" w14:textId="3F4BEC22" w:rsidR="001D00B9" w:rsidRPr="00654FB8" w:rsidRDefault="00730C39" w:rsidP="0002596D">
      <w:pPr>
        <w:pStyle w:val="Heading1"/>
        <w:widowControl/>
        <w:spacing w:before="220" w:after="220"/>
        <w:ind w:left="720" w:right="0"/>
        <w:jc w:val="both"/>
        <w:rPr>
          <w:rFonts w:asciiTheme="minorHAnsi" w:hAnsiTheme="minorHAnsi" w:cstheme="minorHAnsi"/>
          <w:b w:val="0"/>
          <w:bCs w:val="0"/>
          <w:sz w:val="22"/>
          <w:szCs w:val="22"/>
        </w:rPr>
      </w:pPr>
      <w:r w:rsidRPr="00654FB8">
        <w:rPr>
          <w:rFonts w:asciiTheme="minorHAnsi" w:hAnsiTheme="minorHAnsi" w:cstheme="minorHAnsi"/>
          <w:sz w:val="22"/>
          <w:szCs w:val="22"/>
        </w:rPr>
        <w:t>IMPORTANT INFORMATION ABOUT PROCEDURES FOR OPENING A NEW</w:t>
      </w:r>
      <w:r w:rsidR="0002596D" w:rsidRPr="00654FB8">
        <w:rPr>
          <w:rFonts w:asciiTheme="minorHAnsi" w:hAnsiTheme="minorHAnsi" w:cstheme="minorHAnsi"/>
          <w:sz w:val="22"/>
          <w:szCs w:val="22"/>
        </w:rPr>
        <w:t xml:space="preserve"> </w:t>
      </w:r>
      <w:r w:rsidRPr="00654FB8">
        <w:rPr>
          <w:rFonts w:asciiTheme="minorHAnsi" w:hAnsiTheme="minorHAnsi" w:cstheme="minorHAnsi"/>
          <w:sz w:val="22"/>
          <w:szCs w:val="22"/>
        </w:rPr>
        <w:t xml:space="preserve">ACCOUNT – </w:t>
      </w:r>
      <w:r w:rsidRPr="00654FB8">
        <w:rPr>
          <w:rFonts w:asciiTheme="minorHAnsi" w:hAnsiTheme="minorHAnsi" w:cstheme="minorHAnsi"/>
          <w:b w:val="0"/>
          <w:bCs w:val="0"/>
          <w:sz w:val="22"/>
          <w:szCs w:val="22"/>
        </w:rPr>
        <w:t>To help the government fight the funding of terrorism and money laundering activities, federal law requires all financial institutions and their third parties to obtain, verify, and record information that identifies each person who opens a new account. What this means for you: When you open an account, we will ask for your name, address, date of birth, and other information that will allow us to identify you. We may ask to see your driver’s license or other identifying documents.</w:t>
      </w:r>
    </w:p>
    <w:p w14:paraId="6B5BFB30" w14:textId="674F7A7B" w:rsidR="001D00B9" w:rsidRPr="00654FB8" w:rsidRDefault="00E93C0D" w:rsidP="00730C39">
      <w:pPr>
        <w:pStyle w:val="ListParagraph"/>
        <w:widowControl/>
        <w:numPr>
          <w:ilvl w:val="1"/>
          <w:numId w:val="6"/>
        </w:numPr>
        <w:tabs>
          <w:tab w:val="left" w:pos="940"/>
        </w:tabs>
        <w:spacing w:before="220" w:after="220"/>
        <w:ind w:left="939"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’s CIP will contain procedures for verifying the identity of the </w:t>
      </w:r>
      <w:r w:rsidR="000B6C6C" w:rsidRPr="00654FB8">
        <w:rPr>
          <w:rFonts w:asciiTheme="minorHAnsi" w:hAnsiTheme="minorHAnsi" w:cstheme="minorHAnsi"/>
        </w:rPr>
        <w:t>End User</w:t>
      </w:r>
      <w:r w:rsidR="00730C39" w:rsidRPr="00654FB8">
        <w:rPr>
          <w:rFonts w:asciiTheme="minorHAnsi" w:hAnsiTheme="minorHAnsi" w:cstheme="minorHAnsi"/>
        </w:rPr>
        <w:t xml:space="preserve"> prior to allowing opening of the </w:t>
      </w:r>
      <w:r w:rsidR="001B2363" w:rsidRPr="00654FB8">
        <w:rPr>
          <w:rFonts w:asciiTheme="minorHAnsi" w:hAnsiTheme="minorHAnsi" w:cstheme="minorHAnsi"/>
        </w:rPr>
        <w:t>Client Sub-</w:t>
      </w:r>
      <w:r w:rsidR="00730C39" w:rsidRPr="00654FB8">
        <w:rPr>
          <w:rFonts w:asciiTheme="minorHAnsi" w:hAnsiTheme="minorHAnsi" w:cstheme="minorHAnsi"/>
        </w:rPr>
        <w:t>Account</w:t>
      </w:r>
      <w:r w:rsidR="001B2363" w:rsidRPr="00654FB8">
        <w:rPr>
          <w:rFonts w:asciiTheme="minorHAnsi" w:hAnsiTheme="minorHAnsi" w:cstheme="minorHAnsi"/>
        </w:rPr>
        <w:t xml:space="preserve"> and any End User Sub-Account</w:t>
      </w:r>
      <w:r w:rsidR="00730C39" w:rsidRPr="00654FB8">
        <w:rPr>
          <w:rFonts w:asciiTheme="minorHAnsi" w:hAnsiTheme="minorHAnsi" w:cstheme="minorHAnsi"/>
        </w:rPr>
        <w:t xml:space="preserve">. The procedures will describe when </w:t>
      </w:r>
      <w:r w:rsidRPr="00654FB8">
        <w:rPr>
          <w:rFonts w:asciiTheme="minorHAnsi" w:hAnsiTheme="minorHAnsi" w:cstheme="minorHAnsi"/>
        </w:rPr>
        <w:t>Program Manager</w:t>
      </w:r>
      <w:r w:rsidR="00730C39" w:rsidRPr="00654FB8">
        <w:rPr>
          <w:rFonts w:asciiTheme="minorHAnsi" w:hAnsiTheme="minorHAnsi" w:cstheme="minorHAnsi"/>
        </w:rPr>
        <w:t xml:space="preserve"> will use documents, non-documentary methods or a combination of both methods as described below.</w:t>
      </w:r>
    </w:p>
    <w:p w14:paraId="6B5BFB32" w14:textId="77777777" w:rsidR="001D00B9" w:rsidRPr="00654FB8" w:rsidRDefault="00730C39" w:rsidP="00730C39">
      <w:pPr>
        <w:pStyle w:val="ListParagraph"/>
        <w:widowControl/>
        <w:numPr>
          <w:ilvl w:val="2"/>
          <w:numId w:val="6"/>
        </w:numPr>
        <w:tabs>
          <w:tab w:val="left" w:pos="1660"/>
        </w:tabs>
        <w:spacing w:before="220" w:after="220"/>
        <w:ind w:left="1660" w:right="0"/>
        <w:contextualSpacing/>
        <w:rPr>
          <w:rFonts w:asciiTheme="minorHAnsi" w:hAnsiTheme="minorHAnsi" w:cstheme="minorHAnsi"/>
        </w:rPr>
      </w:pPr>
      <w:r w:rsidRPr="00654FB8">
        <w:rPr>
          <w:rFonts w:asciiTheme="minorHAnsi" w:hAnsiTheme="minorHAnsi" w:cstheme="minorHAnsi"/>
        </w:rPr>
        <w:t>Verification through documents: For Programs relying on documentary verification, the CIP will contain procedures that set forth the acceptable documentation, which at minimum includes the collection of one unexpired government-issued ID and one supplemental document.</w:t>
      </w:r>
    </w:p>
    <w:p w14:paraId="6B5BFB34" w14:textId="27546BE4" w:rsidR="001D00B9" w:rsidRPr="00654FB8" w:rsidRDefault="00730C39" w:rsidP="00730C39">
      <w:pPr>
        <w:pStyle w:val="BodyText"/>
        <w:widowControl/>
        <w:spacing w:before="220" w:after="220"/>
        <w:ind w:left="940"/>
        <w:contextualSpacing/>
        <w:rPr>
          <w:rFonts w:asciiTheme="minorHAnsi" w:hAnsiTheme="minorHAnsi" w:cstheme="minorHAnsi"/>
          <w:sz w:val="22"/>
          <w:szCs w:val="22"/>
        </w:rPr>
      </w:pPr>
      <w:r w:rsidRPr="00654FB8">
        <w:rPr>
          <w:rFonts w:asciiTheme="minorHAnsi" w:hAnsiTheme="minorHAnsi" w:cstheme="minorHAnsi"/>
          <w:sz w:val="22"/>
          <w:szCs w:val="22"/>
        </w:rPr>
        <w:t xml:space="preserve">Acceptable forms of unexpired government-issued identification </w:t>
      </w:r>
      <w:r w:rsidR="00987D8C" w:rsidRPr="00654FB8">
        <w:rPr>
          <w:rFonts w:asciiTheme="minorHAnsi" w:hAnsiTheme="minorHAnsi" w:cstheme="minorHAnsi"/>
          <w:sz w:val="22"/>
          <w:szCs w:val="22"/>
        </w:rPr>
        <w:t>include</w:t>
      </w:r>
      <w:r w:rsidRPr="00654FB8">
        <w:rPr>
          <w:rFonts w:asciiTheme="minorHAnsi" w:hAnsiTheme="minorHAnsi" w:cstheme="minorHAnsi"/>
          <w:sz w:val="22"/>
          <w:szCs w:val="22"/>
        </w:rPr>
        <w:t xml:space="preserve"> the following:</w:t>
      </w:r>
    </w:p>
    <w:p w14:paraId="6B5BFB36" w14:textId="77777777" w:rsidR="001D00B9" w:rsidRPr="00654FB8" w:rsidRDefault="00730C39" w:rsidP="00730C39">
      <w:pPr>
        <w:pStyle w:val="ListParagraph"/>
        <w:widowControl/>
        <w:numPr>
          <w:ilvl w:val="3"/>
          <w:numId w:val="6"/>
        </w:numPr>
        <w:tabs>
          <w:tab w:val="left" w:pos="2380"/>
        </w:tabs>
        <w:spacing w:before="220" w:after="220"/>
        <w:ind w:left="2379" w:right="0"/>
        <w:contextualSpacing/>
        <w:rPr>
          <w:rFonts w:asciiTheme="minorHAnsi" w:hAnsiTheme="minorHAnsi" w:cstheme="minorHAnsi"/>
        </w:rPr>
      </w:pPr>
      <w:r w:rsidRPr="00654FB8">
        <w:rPr>
          <w:rFonts w:asciiTheme="minorHAnsi" w:hAnsiTheme="minorHAnsi" w:cstheme="minorHAnsi"/>
        </w:rPr>
        <w:lastRenderedPageBreak/>
        <w:t>For an individual, unexpired government-issued identification evidencing nationality or residence and bearing a photograph or similar safeguard, such as a driver's license or passport; and</w:t>
      </w:r>
    </w:p>
    <w:p w14:paraId="6B5BFB37" w14:textId="77777777" w:rsidR="001D00B9" w:rsidRPr="00654FB8" w:rsidRDefault="00730C39" w:rsidP="00730C39">
      <w:pPr>
        <w:pStyle w:val="ListParagraph"/>
        <w:widowControl/>
        <w:numPr>
          <w:ilvl w:val="3"/>
          <w:numId w:val="6"/>
        </w:numPr>
        <w:tabs>
          <w:tab w:val="left" w:pos="2380"/>
        </w:tabs>
        <w:spacing w:before="220" w:after="220"/>
        <w:ind w:left="2379" w:right="0"/>
        <w:contextualSpacing/>
        <w:rPr>
          <w:rFonts w:asciiTheme="minorHAnsi" w:hAnsiTheme="minorHAnsi" w:cstheme="minorHAnsi"/>
        </w:rPr>
      </w:pPr>
      <w:r w:rsidRPr="00654FB8">
        <w:rPr>
          <w:rFonts w:asciiTheme="minorHAnsi" w:hAnsiTheme="minorHAnsi" w:cstheme="minorHAnsi"/>
        </w:rPr>
        <w:t>For a person other than an individual (such as a corporation, partnership, or trust), documents showing the existence of the entity, such as certified articles of incorporation, a government-issued business license, a partnership agreement, or trust instrument.</w:t>
      </w:r>
    </w:p>
    <w:p w14:paraId="6B5BFB39" w14:textId="6CBBBE6D" w:rsidR="001D00B9" w:rsidRPr="00654FB8" w:rsidRDefault="00730C39" w:rsidP="00730C39">
      <w:pPr>
        <w:pStyle w:val="BodyText"/>
        <w:widowControl/>
        <w:spacing w:before="220" w:after="220"/>
        <w:ind w:left="939"/>
        <w:contextualSpacing/>
        <w:rPr>
          <w:rFonts w:asciiTheme="minorHAnsi" w:hAnsiTheme="minorHAnsi" w:cstheme="minorHAnsi"/>
          <w:sz w:val="22"/>
          <w:szCs w:val="22"/>
        </w:rPr>
      </w:pPr>
      <w:r w:rsidRPr="00654FB8">
        <w:rPr>
          <w:rFonts w:asciiTheme="minorHAnsi" w:hAnsiTheme="minorHAnsi" w:cstheme="minorHAnsi"/>
          <w:sz w:val="22"/>
          <w:szCs w:val="22"/>
        </w:rPr>
        <w:t xml:space="preserve">Acceptable forms of supplemental documentation </w:t>
      </w:r>
      <w:r w:rsidR="00987D8C" w:rsidRPr="00654FB8">
        <w:rPr>
          <w:rFonts w:asciiTheme="minorHAnsi" w:hAnsiTheme="minorHAnsi" w:cstheme="minorHAnsi"/>
          <w:sz w:val="22"/>
          <w:szCs w:val="22"/>
        </w:rPr>
        <w:t>include</w:t>
      </w:r>
      <w:r w:rsidRPr="00654FB8">
        <w:rPr>
          <w:rFonts w:asciiTheme="minorHAnsi" w:hAnsiTheme="minorHAnsi" w:cstheme="minorHAnsi"/>
          <w:sz w:val="22"/>
          <w:szCs w:val="22"/>
        </w:rPr>
        <w:t xml:space="preserve"> the following:</w:t>
      </w:r>
    </w:p>
    <w:p w14:paraId="1F55569E" w14:textId="77777777" w:rsidR="008E37BD" w:rsidRPr="00654FB8" w:rsidRDefault="008E37BD" w:rsidP="008E37BD">
      <w:pPr>
        <w:pStyle w:val="ListParagraph"/>
        <w:widowControl/>
        <w:numPr>
          <w:ilvl w:val="3"/>
          <w:numId w:val="6"/>
        </w:numPr>
        <w:tabs>
          <w:tab w:val="left" w:pos="2379"/>
          <w:tab w:val="left" w:pos="2380"/>
        </w:tabs>
        <w:spacing w:before="220" w:after="220"/>
        <w:ind w:left="2379" w:right="0"/>
        <w:contextualSpacing/>
        <w:jc w:val="left"/>
        <w:rPr>
          <w:rFonts w:asciiTheme="minorHAnsi" w:hAnsiTheme="minorHAnsi" w:cstheme="minorHAnsi"/>
        </w:rPr>
      </w:pPr>
      <w:r w:rsidRPr="00654FB8">
        <w:rPr>
          <w:rFonts w:asciiTheme="minorHAnsi" w:hAnsiTheme="minorHAnsi" w:cstheme="minorHAnsi"/>
        </w:rPr>
        <w:t>Research in bureaus validating information provided</w:t>
      </w:r>
    </w:p>
    <w:p w14:paraId="6B5BFB42" w14:textId="65ECF219" w:rsidR="001D00B9" w:rsidRPr="00654FB8" w:rsidRDefault="00E93C0D" w:rsidP="00730C39">
      <w:pPr>
        <w:pStyle w:val="BodyText"/>
        <w:widowControl/>
        <w:spacing w:before="220" w:after="220"/>
        <w:ind w:left="940"/>
        <w:contextualSpacing/>
        <w:rPr>
          <w:rFonts w:asciiTheme="minorHAnsi" w:hAnsiTheme="minorHAnsi" w:cstheme="minorHAnsi"/>
          <w:sz w:val="22"/>
          <w:szCs w:val="22"/>
        </w:rPr>
      </w:pPr>
      <w:r w:rsidRPr="00654FB8">
        <w:rPr>
          <w:rFonts w:asciiTheme="minorHAnsi" w:hAnsiTheme="minorHAnsi" w:cstheme="minorHAnsi"/>
          <w:sz w:val="22"/>
          <w:szCs w:val="22"/>
        </w:rPr>
        <w:t>Zenus</w:t>
      </w:r>
      <w:r w:rsidR="00730C39" w:rsidRPr="00654FB8">
        <w:rPr>
          <w:rFonts w:asciiTheme="minorHAnsi" w:hAnsiTheme="minorHAnsi" w:cstheme="minorHAnsi"/>
          <w:sz w:val="22"/>
          <w:szCs w:val="22"/>
        </w:rPr>
        <w:t xml:space="preserve"> requires that </w:t>
      </w: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confirm at least two of the following data points when verifying a Customer’s identity via documentary or non-documentary methods:</w:t>
      </w:r>
    </w:p>
    <w:p w14:paraId="6B5BFB44" w14:textId="241A0F67" w:rsidR="001D00B9" w:rsidRPr="00654FB8" w:rsidRDefault="00730C39" w:rsidP="00730C39">
      <w:pPr>
        <w:pStyle w:val="ListParagraph"/>
        <w:widowControl/>
        <w:numPr>
          <w:ilvl w:val="3"/>
          <w:numId w:val="6"/>
        </w:numPr>
        <w:tabs>
          <w:tab w:val="left" w:pos="2380"/>
        </w:tabs>
        <w:spacing w:before="220" w:after="220"/>
        <w:ind w:left="2379" w:right="0"/>
        <w:contextualSpacing/>
        <w:rPr>
          <w:rFonts w:asciiTheme="minorHAnsi" w:hAnsiTheme="minorHAnsi" w:cstheme="minorHAnsi"/>
        </w:rPr>
      </w:pPr>
      <w:r w:rsidRPr="00654FB8">
        <w:rPr>
          <w:rFonts w:asciiTheme="minorHAnsi" w:hAnsiTheme="minorHAnsi" w:cstheme="minorHAnsi"/>
        </w:rPr>
        <w:t>Confirm that the date of birth supplied matches to the name by comparing to the name and date of birth on the photo ID or through a third-party identity verification (IDV) provider</w:t>
      </w:r>
    </w:p>
    <w:p w14:paraId="6B5BFB46" w14:textId="6D90E396" w:rsidR="001D00B9" w:rsidRPr="00654FB8" w:rsidRDefault="00730C39" w:rsidP="00730C39">
      <w:pPr>
        <w:pStyle w:val="ListParagraph"/>
        <w:widowControl/>
        <w:numPr>
          <w:ilvl w:val="3"/>
          <w:numId w:val="6"/>
        </w:numPr>
        <w:tabs>
          <w:tab w:val="left" w:pos="2380"/>
        </w:tabs>
        <w:spacing w:before="220" w:after="220"/>
        <w:ind w:right="0"/>
        <w:contextualSpacing/>
        <w:rPr>
          <w:rFonts w:asciiTheme="minorHAnsi" w:hAnsiTheme="minorHAnsi" w:cstheme="minorHAnsi"/>
        </w:rPr>
      </w:pPr>
      <w:r w:rsidRPr="00654FB8">
        <w:rPr>
          <w:rFonts w:asciiTheme="minorHAnsi" w:hAnsiTheme="minorHAnsi" w:cstheme="minorHAnsi"/>
        </w:rPr>
        <w:t>Confirm that the name supplied matches to the name by comparing to the name on the photo ID or through a third-party IDV provider</w:t>
      </w:r>
    </w:p>
    <w:p w14:paraId="6B5BFB47" w14:textId="6A77E255" w:rsidR="001D00B9" w:rsidRPr="00654FB8" w:rsidRDefault="00730C39" w:rsidP="00730C39">
      <w:pPr>
        <w:pStyle w:val="ListParagraph"/>
        <w:widowControl/>
        <w:numPr>
          <w:ilvl w:val="3"/>
          <w:numId w:val="6"/>
        </w:numPr>
        <w:tabs>
          <w:tab w:val="left" w:pos="2380"/>
        </w:tabs>
        <w:spacing w:before="220" w:after="220"/>
        <w:ind w:left="2379" w:right="0"/>
        <w:contextualSpacing/>
        <w:rPr>
          <w:rFonts w:asciiTheme="minorHAnsi" w:hAnsiTheme="minorHAnsi" w:cstheme="minorHAnsi"/>
        </w:rPr>
      </w:pPr>
      <w:r w:rsidRPr="00654FB8">
        <w:rPr>
          <w:rFonts w:asciiTheme="minorHAnsi" w:hAnsiTheme="minorHAnsi" w:cstheme="minorHAnsi"/>
        </w:rPr>
        <w:t>Confirm the ID number supplied matches to name by comparing to the name and ID number on the photo ID or through a third-party IDV provider</w:t>
      </w:r>
    </w:p>
    <w:p w14:paraId="6B5BFB48" w14:textId="1432C600" w:rsidR="001D00B9" w:rsidRPr="00654FB8" w:rsidRDefault="00730C39" w:rsidP="00730C39">
      <w:pPr>
        <w:pStyle w:val="ListParagraph"/>
        <w:widowControl/>
        <w:numPr>
          <w:ilvl w:val="3"/>
          <w:numId w:val="6"/>
        </w:numPr>
        <w:tabs>
          <w:tab w:val="left" w:pos="2380"/>
        </w:tabs>
        <w:spacing w:before="220" w:after="220"/>
        <w:ind w:right="0"/>
        <w:contextualSpacing/>
        <w:rPr>
          <w:rFonts w:asciiTheme="minorHAnsi" w:hAnsiTheme="minorHAnsi" w:cstheme="minorHAnsi"/>
        </w:rPr>
      </w:pPr>
      <w:r w:rsidRPr="00654FB8">
        <w:rPr>
          <w:rFonts w:asciiTheme="minorHAnsi" w:hAnsiTheme="minorHAnsi" w:cstheme="minorHAnsi"/>
        </w:rPr>
        <w:t>Confirm that the permanent address supplied matches to the name by comparing against the name and address on the photo ID or through a third-party IDV provider or proof of address document.</w:t>
      </w:r>
    </w:p>
    <w:p w14:paraId="6B5BFB49" w14:textId="77777777" w:rsidR="001D00B9" w:rsidRPr="00654FB8" w:rsidRDefault="00730C39" w:rsidP="00730C39">
      <w:pPr>
        <w:pStyle w:val="ListParagraph"/>
        <w:widowControl/>
        <w:numPr>
          <w:ilvl w:val="3"/>
          <w:numId w:val="6"/>
        </w:numPr>
        <w:tabs>
          <w:tab w:val="left" w:pos="2380"/>
        </w:tabs>
        <w:spacing w:before="220" w:after="220"/>
        <w:ind w:left="2379" w:right="0"/>
        <w:contextualSpacing/>
        <w:rPr>
          <w:rFonts w:asciiTheme="minorHAnsi" w:hAnsiTheme="minorHAnsi" w:cstheme="minorHAnsi"/>
        </w:rPr>
      </w:pPr>
      <w:r w:rsidRPr="00654FB8">
        <w:rPr>
          <w:rFonts w:asciiTheme="minorHAnsi" w:hAnsiTheme="minorHAnsi" w:cstheme="minorHAnsi"/>
        </w:rPr>
        <w:t>In the case of a business customer, articles of incorporation or certificate of good standing</w:t>
      </w:r>
    </w:p>
    <w:p w14:paraId="6B5BFB4B" w14:textId="6E7F3242" w:rsidR="001D00B9" w:rsidRPr="00654FB8" w:rsidRDefault="00E93C0D" w:rsidP="00730C39">
      <w:pPr>
        <w:pStyle w:val="ListParagraph"/>
        <w:widowControl/>
        <w:numPr>
          <w:ilvl w:val="1"/>
          <w:numId w:val="6"/>
        </w:numPr>
        <w:tabs>
          <w:tab w:val="left" w:pos="940"/>
        </w:tabs>
        <w:spacing w:before="220" w:after="220"/>
        <w:ind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develop and maintain procedures to address circumstances in which a </w:t>
      </w:r>
      <w:r w:rsidR="000B6C6C" w:rsidRPr="00654FB8">
        <w:rPr>
          <w:rFonts w:asciiTheme="minorHAnsi" w:hAnsiTheme="minorHAnsi" w:cstheme="minorHAnsi"/>
        </w:rPr>
        <w:t>End User</w:t>
      </w:r>
      <w:r w:rsidR="00730C39" w:rsidRPr="00654FB8">
        <w:rPr>
          <w:rFonts w:asciiTheme="minorHAnsi" w:hAnsiTheme="minorHAnsi" w:cstheme="minorHAnsi"/>
        </w:rPr>
        <w:t>’s identity cannot be verified and include the following:</w:t>
      </w:r>
    </w:p>
    <w:p w14:paraId="6B5BFB4D" w14:textId="77777777" w:rsidR="001D00B9" w:rsidRPr="00654FB8" w:rsidRDefault="00730C39" w:rsidP="00730C39">
      <w:pPr>
        <w:pStyle w:val="ListParagraph"/>
        <w:widowControl/>
        <w:numPr>
          <w:ilvl w:val="2"/>
          <w:numId w:val="6"/>
        </w:numPr>
        <w:tabs>
          <w:tab w:val="left" w:pos="1660"/>
        </w:tabs>
        <w:spacing w:before="220" w:after="220"/>
        <w:ind w:left="1660" w:right="0"/>
        <w:contextualSpacing/>
        <w:rPr>
          <w:rFonts w:asciiTheme="minorHAnsi" w:hAnsiTheme="minorHAnsi" w:cstheme="minorHAnsi"/>
        </w:rPr>
      </w:pPr>
      <w:r w:rsidRPr="00654FB8">
        <w:rPr>
          <w:rFonts w:asciiTheme="minorHAnsi" w:hAnsiTheme="minorHAnsi" w:cstheme="minorHAnsi"/>
        </w:rPr>
        <w:t>Criteria or decision points at which an account should not be opened</w:t>
      </w:r>
    </w:p>
    <w:p w14:paraId="6B5BFB4E" w14:textId="6DB1846B" w:rsidR="001D00B9" w:rsidRPr="00654FB8" w:rsidRDefault="00730C39" w:rsidP="00730C39">
      <w:pPr>
        <w:pStyle w:val="ListParagraph"/>
        <w:widowControl/>
        <w:numPr>
          <w:ilvl w:val="2"/>
          <w:numId w:val="6"/>
        </w:numPr>
        <w:tabs>
          <w:tab w:val="left" w:pos="1660"/>
        </w:tabs>
        <w:spacing w:before="220" w:after="220"/>
        <w:ind w:left="1660" w:right="0"/>
        <w:contextualSpacing/>
        <w:rPr>
          <w:rFonts w:asciiTheme="minorHAnsi" w:hAnsiTheme="minorHAnsi" w:cstheme="minorHAnsi"/>
        </w:rPr>
      </w:pPr>
      <w:r w:rsidRPr="00654FB8">
        <w:rPr>
          <w:rFonts w:asciiTheme="minorHAnsi" w:hAnsiTheme="minorHAnsi" w:cstheme="minorHAnsi"/>
        </w:rPr>
        <w:t xml:space="preserve">When </w:t>
      </w:r>
      <w:r w:rsidR="00E93C0D" w:rsidRPr="00654FB8">
        <w:rPr>
          <w:rFonts w:asciiTheme="minorHAnsi" w:hAnsiTheme="minorHAnsi" w:cstheme="minorHAnsi"/>
        </w:rPr>
        <w:t>Program Manager</w:t>
      </w:r>
      <w:r w:rsidRPr="00654FB8">
        <w:rPr>
          <w:rFonts w:asciiTheme="minorHAnsi" w:hAnsiTheme="minorHAnsi" w:cstheme="minorHAnsi"/>
        </w:rPr>
        <w:t xml:space="preserve"> should close an account, after attempts to verify a Customer’s identity have failed.</w:t>
      </w:r>
    </w:p>
    <w:p w14:paraId="6B5BFB50" w14:textId="22C9C922" w:rsidR="001D00B9" w:rsidRPr="00654FB8" w:rsidRDefault="00730C39" w:rsidP="00730C39">
      <w:pPr>
        <w:pStyle w:val="ListParagraph"/>
        <w:widowControl/>
        <w:numPr>
          <w:ilvl w:val="1"/>
          <w:numId w:val="6"/>
        </w:numPr>
        <w:tabs>
          <w:tab w:val="left" w:pos="940"/>
        </w:tabs>
        <w:spacing w:before="220" w:after="220"/>
        <w:ind w:right="0"/>
        <w:contextualSpacing/>
        <w:rPr>
          <w:rFonts w:asciiTheme="minorHAnsi" w:hAnsiTheme="minorHAnsi" w:cstheme="minorHAnsi"/>
        </w:rPr>
      </w:pPr>
      <w:r w:rsidRPr="00654FB8">
        <w:rPr>
          <w:rFonts w:asciiTheme="minorHAnsi" w:hAnsiTheme="minorHAnsi" w:cstheme="minorHAnsi"/>
        </w:rPr>
        <w:t xml:space="preserve">In accordance with the jointly developed policies of </w:t>
      </w:r>
      <w:r w:rsidR="00E93C0D" w:rsidRPr="00654FB8">
        <w:rPr>
          <w:rFonts w:asciiTheme="minorHAnsi" w:hAnsiTheme="minorHAnsi" w:cstheme="minorHAnsi"/>
        </w:rPr>
        <w:t>Program Manager</w:t>
      </w:r>
      <w:r w:rsidRPr="00654FB8">
        <w:rPr>
          <w:rFonts w:asciiTheme="minorHAnsi" w:hAnsiTheme="minorHAnsi" w:cstheme="minorHAnsi"/>
        </w:rPr>
        <w:t xml:space="preserve"> and </w:t>
      </w:r>
      <w:r w:rsidR="00E93C0D" w:rsidRPr="00654FB8">
        <w:rPr>
          <w:rFonts w:asciiTheme="minorHAnsi" w:hAnsiTheme="minorHAnsi" w:cstheme="minorHAnsi"/>
        </w:rPr>
        <w:t>Zenus</w:t>
      </w:r>
      <w:r w:rsidRPr="00654FB8">
        <w:rPr>
          <w:rFonts w:asciiTheme="minorHAnsi" w:hAnsiTheme="minorHAnsi" w:cstheme="minorHAnsi"/>
        </w:rPr>
        <w:t xml:space="preserve">, </w:t>
      </w:r>
      <w:r w:rsidR="00E93C0D" w:rsidRPr="00654FB8">
        <w:rPr>
          <w:rFonts w:asciiTheme="minorHAnsi" w:hAnsiTheme="minorHAnsi" w:cstheme="minorHAnsi"/>
        </w:rPr>
        <w:t>Program Manager</w:t>
      </w:r>
      <w:r w:rsidRPr="00654FB8">
        <w:rPr>
          <w:rFonts w:asciiTheme="minorHAnsi" w:hAnsiTheme="minorHAnsi" w:cstheme="minorHAnsi"/>
        </w:rPr>
        <w:t xml:space="preserve"> agrees to review and monitor the transactional data for all non-U.S. citizen </w:t>
      </w:r>
      <w:r w:rsidR="000B6C6C" w:rsidRPr="00654FB8">
        <w:rPr>
          <w:rFonts w:asciiTheme="minorHAnsi" w:hAnsiTheme="minorHAnsi" w:cstheme="minorHAnsi"/>
        </w:rPr>
        <w:t>End User</w:t>
      </w:r>
      <w:r w:rsidRPr="00654FB8">
        <w:rPr>
          <w:rFonts w:asciiTheme="minorHAnsi" w:hAnsiTheme="minorHAnsi" w:cstheme="minorHAnsi"/>
        </w:rPr>
        <w:t xml:space="preserve">s in order to ensure compliance with the mutually developed onboarding procedures and processes under the Agreement. </w:t>
      </w:r>
    </w:p>
    <w:p w14:paraId="6B5BFB52" w14:textId="77777777" w:rsidR="001D00B9" w:rsidRPr="00654FB8" w:rsidRDefault="00730C39" w:rsidP="00730C39">
      <w:pPr>
        <w:pStyle w:val="Heading2"/>
        <w:keepNext/>
        <w:widowControl/>
        <w:spacing w:before="220" w:after="220"/>
        <w:ind w:left="216"/>
        <w:rPr>
          <w:rFonts w:asciiTheme="minorHAnsi" w:hAnsiTheme="minorHAnsi" w:cstheme="minorHAnsi"/>
          <w:sz w:val="22"/>
          <w:szCs w:val="22"/>
        </w:rPr>
      </w:pPr>
      <w:r w:rsidRPr="00654FB8">
        <w:rPr>
          <w:rFonts w:asciiTheme="minorHAnsi" w:hAnsiTheme="minorHAnsi" w:cstheme="minorHAnsi"/>
          <w:sz w:val="22"/>
          <w:szCs w:val="22"/>
        </w:rPr>
        <w:t>Comparison with Government Lists</w:t>
      </w:r>
    </w:p>
    <w:p w14:paraId="6B5BFB54" w14:textId="3235E642" w:rsidR="001D00B9" w:rsidRPr="00654FB8" w:rsidRDefault="00E93C0D" w:rsidP="002C5884">
      <w:pPr>
        <w:pStyle w:val="ListParagraph"/>
        <w:widowControl/>
        <w:numPr>
          <w:ilvl w:val="1"/>
          <w:numId w:val="6"/>
        </w:numPr>
        <w:tabs>
          <w:tab w:val="left" w:pos="940"/>
        </w:tabs>
        <w:spacing w:before="220" w:after="220"/>
        <w:ind w:right="0"/>
        <w:contextualSpacing/>
        <w:rPr>
          <w:rFonts w:asciiTheme="minorHAnsi" w:hAnsiTheme="minorHAnsi" w:cstheme="minorHAnsi"/>
        </w:rPr>
      </w:pPr>
      <w:commentRangeStart w:id="40"/>
      <w:r w:rsidRPr="00654FB8">
        <w:rPr>
          <w:rFonts w:asciiTheme="minorHAnsi" w:hAnsiTheme="minorHAnsi" w:cstheme="minorHAnsi"/>
        </w:rPr>
        <w:t>Program Manager</w:t>
      </w:r>
      <w:r w:rsidR="00730C39" w:rsidRPr="00654FB8">
        <w:rPr>
          <w:rFonts w:asciiTheme="minorHAnsi" w:hAnsiTheme="minorHAnsi" w:cstheme="minorHAnsi"/>
        </w:rPr>
        <w:t xml:space="preserve"> will develop and maintain procedures for determining whether a </w:t>
      </w:r>
      <w:r w:rsidR="000B6C6C" w:rsidRPr="00654FB8">
        <w:rPr>
          <w:rFonts w:asciiTheme="minorHAnsi" w:hAnsiTheme="minorHAnsi" w:cstheme="minorHAnsi"/>
        </w:rPr>
        <w:t>End User</w:t>
      </w:r>
      <w:r w:rsidR="00730C39" w:rsidRPr="00654FB8">
        <w:rPr>
          <w:rFonts w:asciiTheme="minorHAnsi" w:hAnsiTheme="minorHAnsi" w:cstheme="minorHAnsi"/>
        </w:rPr>
        <w:t xml:space="preserve"> appears on the Specially Designated Nationals and Blocked Persons (“SDN”) list issued by OFAC. </w:t>
      </w:r>
      <w:r w:rsidRPr="00654FB8">
        <w:rPr>
          <w:rFonts w:asciiTheme="minorHAnsi" w:hAnsiTheme="minorHAnsi" w:cstheme="minorHAnsi"/>
        </w:rPr>
        <w:t>Program Manager</w:t>
      </w:r>
      <w:r w:rsidR="00730C39" w:rsidRPr="00654FB8">
        <w:rPr>
          <w:rFonts w:asciiTheme="minorHAnsi" w:hAnsiTheme="minorHAnsi" w:cstheme="minorHAnsi"/>
        </w:rPr>
        <w:t>’s procedures will at minimum include the following:</w:t>
      </w:r>
    </w:p>
    <w:p w14:paraId="6B5BFB56" w14:textId="77777777" w:rsidR="001D00B9" w:rsidRPr="00654FB8" w:rsidRDefault="00730C39" w:rsidP="002C5884">
      <w:pPr>
        <w:pStyle w:val="ListParagraph"/>
        <w:widowControl/>
        <w:numPr>
          <w:ilvl w:val="2"/>
          <w:numId w:val="6"/>
        </w:numPr>
        <w:tabs>
          <w:tab w:val="left" w:pos="1660"/>
        </w:tabs>
        <w:spacing w:before="220" w:after="220"/>
        <w:ind w:left="1660" w:right="0"/>
        <w:contextualSpacing/>
        <w:jc w:val="left"/>
        <w:rPr>
          <w:rFonts w:asciiTheme="minorHAnsi" w:hAnsiTheme="minorHAnsi" w:cstheme="minorHAnsi"/>
        </w:rPr>
      </w:pPr>
      <w:r w:rsidRPr="00654FB8">
        <w:rPr>
          <w:rFonts w:asciiTheme="minorHAnsi" w:hAnsiTheme="minorHAnsi" w:cstheme="minorHAnsi"/>
        </w:rPr>
        <w:t>Process to screen Applicants prior to account opening;</w:t>
      </w:r>
    </w:p>
    <w:p w14:paraId="6B5BFB57" w14:textId="58CF41B3" w:rsidR="001D00B9" w:rsidRPr="00654FB8" w:rsidRDefault="00730C39" w:rsidP="002C5884">
      <w:pPr>
        <w:pStyle w:val="ListParagraph"/>
        <w:widowControl/>
        <w:numPr>
          <w:ilvl w:val="2"/>
          <w:numId w:val="6"/>
        </w:numPr>
        <w:tabs>
          <w:tab w:val="left" w:pos="1660"/>
        </w:tabs>
        <w:spacing w:before="220" w:after="220"/>
        <w:ind w:left="1660" w:right="0" w:hanging="361"/>
        <w:contextualSpacing/>
        <w:jc w:val="left"/>
        <w:rPr>
          <w:rFonts w:asciiTheme="minorHAnsi" w:hAnsiTheme="minorHAnsi" w:cstheme="minorHAnsi"/>
        </w:rPr>
      </w:pPr>
      <w:r w:rsidRPr="00654FB8">
        <w:rPr>
          <w:rFonts w:asciiTheme="minorHAnsi" w:hAnsiTheme="minorHAnsi" w:cstheme="minorHAnsi"/>
        </w:rPr>
        <w:t xml:space="preserve">Process to screen </w:t>
      </w:r>
      <w:r w:rsidR="000B6C6C" w:rsidRPr="00654FB8">
        <w:rPr>
          <w:rFonts w:asciiTheme="minorHAnsi" w:hAnsiTheme="minorHAnsi" w:cstheme="minorHAnsi"/>
        </w:rPr>
        <w:t>End User</w:t>
      </w:r>
      <w:r w:rsidRPr="00654FB8">
        <w:rPr>
          <w:rFonts w:asciiTheme="minorHAnsi" w:hAnsiTheme="minorHAnsi" w:cstheme="minorHAnsi"/>
        </w:rPr>
        <w:t>s when updates to the lists are made;</w:t>
      </w:r>
    </w:p>
    <w:p w14:paraId="6B5BFB58" w14:textId="77777777" w:rsidR="001D00B9" w:rsidRPr="00654FB8" w:rsidRDefault="00730C39" w:rsidP="002C5884">
      <w:pPr>
        <w:pStyle w:val="ListParagraph"/>
        <w:widowControl/>
        <w:numPr>
          <w:ilvl w:val="2"/>
          <w:numId w:val="6"/>
        </w:numPr>
        <w:tabs>
          <w:tab w:val="left" w:pos="1660"/>
        </w:tabs>
        <w:spacing w:before="220" w:after="220"/>
        <w:ind w:left="1660" w:right="0" w:hanging="361"/>
        <w:contextualSpacing/>
        <w:jc w:val="left"/>
        <w:rPr>
          <w:rFonts w:asciiTheme="minorHAnsi" w:hAnsiTheme="minorHAnsi" w:cstheme="minorHAnsi"/>
        </w:rPr>
      </w:pPr>
      <w:r w:rsidRPr="00654FB8">
        <w:rPr>
          <w:rFonts w:asciiTheme="minorHAnsi" w:hAnsiTheme="minorHAnsi" w:cstheme="minorHAnsi"/>
        </w:rPr>
        <w:t>Process to update the watchlist and test that updates have been correctly implemented;</w:t>
      </w:r>
    </w:p>
    <w:p w14:paraId="6B5BFB59" w14:textId="77777777" w:rsidR="001D00B9" w:rsidRPr="00654FB8" w:rsidRDefault="00730C39" w:rsidP="002C5884">
      <w:pPr>
        <w:pStyle w:val="ListParagraph"/>
        <w:widowControl/>
        <w:numPr>
          <w:ilvl w:val="2"/>
          <w:numId w:val="6"/>
        </w:numPr>
        <w:tabs>
          <w:tab w:val="left" w:pos="1660"/>
        </w:tabs>
        <w:spacing w:before="220" w:after="220"/>
        <w:ind w:left="1660" w:right="0"/>
        <w:contextualSpacing/>
        <w:rPr>
          <w:rFonts w:asciiTheme="minorHAnsi" w:hAnsiTheme="minorHAnsi" w:cstheme="minorHAnsi"/>
        </w:rPr>
      </w:pPr>
      <w:r w:rsidRPr="00654FB8">
        <w:rPr>
          <w:rFonts w:asciiTheme="minorHAnsi" w:hAnsiTheme="minorHAnsi" w:cstheme="minorHAnsi"/>
        </w:rPr>
        <w:t>Process to review potential matches to watchlist entities, which at minimum, will include clearing potential matches to watchlist entities based on, at minimum, two customer identifying factors, such as name and date of birth OR name and country of citizenship; and</w:t>
      </w:r>
    </w:p>
    <w:p w14:paraId="6B5BFB5A" w14:textId="1441DE0F" w:rsidR="001D00B9" w:rsidRPr="00654FB8" w:rsidRDefault="00730C39" w:rsidP="002C5884">
      <w:pPr>
        <w:pStyle w:val="ListParagraph"/>
        <w:widowControl/>
        <w:numPr>
          <w:ilvl w:val="2"/>
          <w:numId w:val="6"/>
        </w:numPr>
        <w:tabs>
          <w:tab w:val="left" w:pos="1660"/>
        </w:tabs>
        <w:spacing w:before="220" w:after="220"/>
        <w:ind w:left="1660" w:right="0"/>
        <w:contextualSpacing/>
        <w:rPr>
          <w:rFonts w:asciiTheme="minorHAnsi" w:hAnsiTheme="minorHAnsi" w:cstheme="minorHAnsi"/>
        </w:rPr>
      </w:pPr>
      <w:r w:rsidRPr="00654FB8">
        <w:rPr>
          <w:rFonts w:asciiTheme="minorHAnsi" w:hAnsiTheme="minorHAnsi" w:cstheme="minorHAnsi"/>
        </w:rPr>
        <w:t xml:space="preserve">Process for escalating positive matches to </w:t>
      </w:r>
      <w:r w:rsidR="00E93C0D" w:rsidRPr="00654FB8">
        <w:rPr>
          <w:rFonts w:asciiTheme="minorHAnsi" w:hAnsiTheme="minorHAnsi" w:cstheme="minorHAnsi"/>
        </w:rPr>
        <w:t>Zenus</w:t>
      </w:r>
      <w:r w:rsidRPr="00654FB8">
        <w:rPr>
          <w:rFonts w:asciiTheme="minorHAnsi" w:hAnsiTheme="minorHAnsi" w:cstheme="minorHAnsi"/>
        </w:rPr>
        <w:t>.</w:t>
      </w:r>
      <w:commentRangeEnd w:id="40"/>
      <w:r w:rsidR="007634A3" w:rsidRPr="00654FB8">
        <w:rPr>
          <w:rStyle w:val="CommentReference"/>
          <w:rFonts w:asciiTheme="minorHAnsi" w:hAnsiTheme="minorHAnsi" w:cstheme="minorHAnsi"/>
          <w:sz w:val="22"/>
          <w:szCs w:val="22"/>
        </w:rPr>
        <w:commentReference w:id="40"/>
      </w:r>
    </w:p>
    <w:p w14:paraId="6B5BFB5B" w14:textId="13C40F88" w:rsidR="001D00B9" w:rsidRPr="00654FB8" w:rsidRDefault="00E93C0D" w:rsidP="002C5884">
      <w:pPr>
        <w:pStyle w:val="ListParagraph"/>
        <w:widowControl/>
        <w:numPr>
          <w:ilvl w:val="1"/>
          <w:numId w:val="6"/>
        </w:numPr>
        <w:tabs>
          <w:tab w:val="left" w:pos="940"/>
        </w:tabs>
        <w:spacing w:before="220" w:after="220"/>
        <w:ind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not open or maintain accounts for</w:t>
      </w:r>
      <w:r w:rsidR="00AB5AC9" w:rsidRPr="00654FB8">
        <w:rPr>
          <w:rFonts w:asciiTheme="minorHAnsi" w:hAnsiTheme="minorHAnsi" w:cstheme="minorHAnsi"/>
        </w:rPr>
        <w:t xml:space="preserve"> or issue Cards to</w:t>
      </w:r>
      <w:r w:rsidR="00730C39" w:rsidRPr="00654FB8">
        <w:rPr>
          <w:rFonts w:asciiTheme="minorHAnsi" w:hAnsiTheme="minorHAnsi" w:cstheme="minorHAnsi"/>
        </w:rPr>
        <w:t xml:space="preserve"> any OFAC-sanctioned person or known or suspected terrorists or terrorist organizations.</w:t>
      </w:r>
    </w:p>
    <w:p w14:paraId="6B5BFB5D" w14:textId="3E5BB0D8" w:rsidR="001D00B9" w:rsidRPr="00654FB8" w:rsidRDefault="00E93C0D" w:rsidP="002C5884">
      <w:pPr>
        <w:pStyle w:val="ListParagraph"/>
        <w:widowControl/>
        <w:numPr>
          <w:ilvl w:val="1"/>
          <w:numId w:val="6"/>
        </w:numPr>
        <w:tabs>
          <w:tab w:val="left" w:pos="940"/>
        </w:tabs>
        <w:spacing w:before="220" w:after="220"/>
        <w:ind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notify the </w:t>
      </w:r>
      <w:r w:rsidRPr="00654FB8">
        <w:rPr>
          <w:rFonts w:asciiTheme="minorHAnsi" w:hAnsiTheme="minorHAnsi" w:cstheme="minorHAnsi"/>
        </w:rPr>
        <w:t>Zenus</w:t>
      </w:r>
      <w:r w:rsidR="00730C39" w:rsidRPr="00654FB8">
        <w:rPr>
          <w:rFonts w:asciiTheme="minorHAnsi" w:hAnsiTheme="minorHAnsi" w:cstheme="minorHAnsi"/>
        </w:rPr>
        <w:t xml:space="preserve"> compliance department immediately of any positive matches to any terrorist or OFAC-sanctioned persons.</w:t>
      </w:r>
    </w:p>
    <w:p w14:paraId="6B5BFB5F" w14:textId="491FC0C5" w:rsidR="001D00B9" w:rsidRPr="00654FB8" w:rsidRDefault="00E93C0D" w:rsidP="002C5884">
      <w:pPr>
        <w:pStyle w:val="ListParagraph"/>
        <w:widowControl/>
        <w:numPr>
          <w:ilvl w:val="1"/>
          <w:numId w:val="6"/>
        </w:numPr>
        <w:tabs>
          <w:tab w:val="left" w:pos="940"/>
        </w:tabs>
        <w:spacing w:before="220" w:after="220"/>
        <w:ind w:right="0"/>
        <w:contextualSpacing/>
        <w:rPr>
          <w:rFonts w:asciiTheme="minorHAnsi" w:hAnsiTheme="minorHAnsi" w:cstheme="minorHAnsi"/>
        </w:rPr>
      </w:pPr>
      <w:r w:rsidRPr="00654FB8">
        <w:rPr>
          <w:rFonts w:asciiTheme="minorHAnsi" w:hAnsiTheme="minorHAnsi" w:cstheme="minorHAnsi"/>
        </w:rPr>
        <w:lastRenderedPageBreak/>
        <w:t>Program Manager</w:t>
      </w:r>
      <w:r w:rsidR="00730C39" w:rsidRPr="00654FB8">
        <w:rPr>
          <w:rFonts w:asciiTheme="minorHAnsi" w:hAnsiTheme="minorHAnsi" w:cstheme="minorHAnsi"/>
        </w:rPr>
        <w:t xml:space="preserve"> will maintain documentation demonstrating </w:t>
      </w:r>
      <w:r w:rsidRPr="00654FB8">
        <w:rPr>
          <w:rFonts w:asciiTheme="minorHAnsi" w:hAnsiTheme="minorHAnsi" w:cstheme="minorHAnsi"/>
        </w:rPr>
        <w:t>Program Manager</w:t>
      </w:r>
      <w:r w:rsidR="00730C39" w:rsidRPr="00654FB8">
        <w:rPr>
          <w:rFonts w:asciiTheme="minorHAnsi" w:hAnsiTheme="minorHAnsi" w:cstheme="minorHAnsi"/>
        </w:rPr>
        <w:t xml:space="preserve">’s review of potential matches and factors contributing to </w:t>
      </w:r>
      <w:r w:rsidRPr="00654FB8">
        <w:rPr>
          <w:rFonts w:asciiTheme="minorHAnsi" w:hAnsiTheme="minorHAnsi" w:cstheme="minorHAnsi"/>
        </w:rPr>
        <w:t>Program Manager</w:t>
      </w:r>
      <w:r w:rsidR="00730C39" w:rsidRPr="00654FB8">
        <w:rPr>
          <w:rFonts w:asciiTheme="minorHAnsi" w:hAnsiTheme="minorHAnsi" w:cstheme="minorHAnsi"/>
        </w:rPr>
        <w:t>’s decision that a</w:t>
      </w:r>
      <w:r w:rsidR="008E37BD" w:rsidRPr="00654FB8">
        <w:rPr>
          <w:rFonts w:asciiTheme="minorHAnsi" w:hAnsiTheme="minorHAnsi" w:cstheme="minorHAnsi"/>
        </w:rPr>
        <w:t>n</w:t>
      </w:r>
      <w:r w:rsidR="00730C39" w:rsidRPr="00654FB8">
        <w:rPr>
          <w:rFonts w:asciiTheme="minorHAnsi" w:hAnsiTheme="minorHAnsi" w:cstheme="minorHAnsi"/>
        </w:rPr>
        <w:t xml:space="preserve"> </w:t>
      </w:r>
      <w:r w:rsidR="000B6C6C" w:rsidRPr="00654FB8">
        <w:rPr>
          <w:rFonts w:asciiTheme="minorHAnsi" w:hAnsiTheme="minorHAnsi" w:cstheme="minorHAnsi"/>
        </w:rPr>
        <w:t>End User</w:t>
      </w:r>
      <w:r w:rsidR="00730C39" w:rsidRPr="00654FB8">
        <w:rPr>
          <w:rFonts w:asciiTheme="minorHAnsi" w:hAnsiTheme="minorHAnsi" w:cstheme="minorHAnsi"/>
        </w:rPr>
        <w:t xml:space="preserve"> was not a match to the watchlist entry.</w:t>
      </w:r>
    </w:p>
    <w:p w14:paraId="6B5BFB61" w14:textId="1A5D89BC" w:rsidR="001D00B9" w:rsidRPr="00654FB8" w:rsidRDefault="00E93C0D" w:rsidP="002C5884">
      <w:pPr>
        <w:pStyle w:val="ListParagraph"/>
        <w:widowControl/>
        <w:numPr>
          <w:ilvl w:val="1"/>
          <w:numId w:val="6"/>
        </w:numPr>
        <w:tabs>
          <w:tab w:val="left" w:pos="940"/>
        </w:tabs>
        <w:spacing w:before="220" w:after="220"/>
        <w:ind w:left="939" w:right="0"/>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develop, implement and maintain controls to prevent the loading of more than the agreed limits to and between </w:t>
      </w:r>
      <w:r w:rsidR="000B6C6C" w:rsidRPr="00654FB8">
        <w:rPr>
          <w:rFonts w:asciiTheme="minorHAnsi" w:hAnsiTheme="minorHAnsi" w:cstheme="minorHAnsi"/>
        </w:rPr>
        <w:t>End User</w:t>
      </w:r>
      <w:r w:rsidR="00730C39" w:rsidRPr="00654FB8">
        <w:rPr>
          <w:rFonts w:asciiTheme="minorHAnsi" w:hAnsiTheme="minorHAnsi" w:cstheme="minorHAnsi"/>
        </w:rPr>
        <w:t xml:space="preserve"> accounts.</w:t>
      </w:r>
    </w:p>
    <w:p w14:paraId="6B5BFB63" w14:textId="77777777" w:rsidR="001D00B9" w:rsidRPr="00654FB8" w:rsidRDefault="00730C39" w:rsidP="002C5884">
      <w:pPr>
        <w:pStyle w:val="Heading2"/>
        <w:widowControl/>
        <w:spacing w:before="220" w:after="220"/>
        <w:ind w:left="219"/>
        <w:rPr>
          <w:rFonts w:asciiTheme="minorHAnsi" w:hAnsiTheme="minorHAnsi" w:cstheme="minorHAnsi"/>
          <w:sz w:val="22"/>
          <w:szCs w:val="22"/>
        </w:rPr>
      </w:pPr>
      <w:r w:rsidRPr="00654FB8">
        <w:rPr>
          <w:rFonts w:asciiTheme="minorHAnsi" w:hAnsiTheme="minorHAnsi" w:cstheme="minorHAnsi"/>
          <w:sz w:val="22"/>
          <w:szCs w:val="22"/>
        </w:rPr>
        <w:t>Record Keeping Requirements</w:t>
      </w:r>
    </w:p>
    <w:p w14:paraId="6B5BFB65" w14:textId="6F1AA3D0" w:rsidR="001D00B9" w:rsidRPr="00654FB8" w:rsidRDefault="00E93C0D" w:rsidP="002C5884">
      <w:pPr>
        <w:pStyle w:val="ListParagraph"/>
        <w:widowControl/>
        <w:numPr>
          <w:ilvl w:val="1"/>
          <w:numId w:val="6"/>
        </w:numPr>
        <w:tabs>
          <w:tab w:val="left" w:pos="940"/>
        </w:tabs>
        <w:spacing w:before="220" w:after="220"/>
        <w:ind w:left="936"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is required to retain all </w:t>
      </w:r>
      <w:r w:rsidR="000B6C6C" w:rsidRPr="00654FB8">
        <w:rPr>
          <w:rFonts w:asciiTheme="minorHAnsi" w:hAnsiTheme="minorHAnsi" w:cstheme="minorHAnsi"/>
        </w:rPr>
        <w:t>End User</w:t>
      </w:r>
      <w:r w:rsidR="00730C39" w:rsidRPr="00654FB8">
        <w:rPr>
          <w:rFonts w:asciiTheme="minorHAnsi" w:hAnsiTheme="minorHAnsi" w:cstheme="minorHAnsi"/>
        </w:rPr>
        <w:t xml:space="preserve"> information and verification records and information for five (5) years from the date of the last Transaction or five (5) years from the date of the </w:t>
      </w:r>
      <w:r w:rsidR="00C369E2" w:rsidRPr="00654FB8">
        <w:rPr>
          <w:rFonts w:asciiTheme="minorHAnsi" w:hAnsiTheme="minorHAnsi" w:cstheme="minorHAnsi"/>
        </w:rPr>
        <w:t>End User Sub-</w:t>
      </w:r>
      <w:r w:rsidR="00730C39" w:rsidRPr="00654FB8">
        <w:rPr>
          <w:rFonts w:asciiTheme="minorHAnsi" w:hAnsiTheme="minorHAnsi" w:cstheme="minorHAnsi"/>
        </w:rPr>
        <w:t xml:space="preserve">Account closure. </w:t>
      </w:r>
      <w:r w:rsidRPr="00654FB8">
        <w:rPr>
          <w:rFonts w:asciiTheme="minorHAnsi" w:hAnsiTheme="minorHAnsi" w:cstheme="minorHAnsi"/>
        </w:rPr>
        <w:t>Program Manager</w:t>
      </w:r>
      <w:r w:rsidR="00730C39" w:rsidRPr="00654FB8">
        <w:rPr>
          <w:rFonts w:asciiTheme="minorHAnsi" w:hAnsiTheme="minorHAnsi" w:cstheme="minorHAnsi"/>
        </w:rPr>
        <w:t xml:space="preserve"> will also provide </w:t>
      </w:r>
      <w:r w:rsidRPr="00654FB8">
        <w:rPr>
          <w:rFonts w:asciiTheme="minorHAnsi" w:hAnsiTheme="minorHAnsi" w:cstheme="minorHAnsi"/>
        </w:rPr>
        <w:t>Zenus</w:t>
      </w:r>
      <w:r w:rsidR="00730C39" w:rsidRPr="00654FB8">
        <w:rPr>
          <w:rFonts w:asciiTheme="minorHAnsi" w:hAnsiTheme="minorHAnsi" w:cstheme="minorHAnsi"/>
        </w:rPr>
        <w:t xml:space="preserve"> with access to this information for five (5) years from the date of the last Transaction or closure.</w:t>
      </w:r>
    </w:p>
    <w:p w14:paraId="6B5BFB67" w14:textId="6C0B4850" w:rsidR="001D00B9" w:rsidRPr="00654FB8" w:rsidRDefault="00E93C0D" w:rsidP="002C5884">
      <w:pPr>
        <w:pStyle w:val="ListParagraph"/>
        <w:widowControl/>
        <w:numPr>
          <w:ilvl w:val="1"/>
          <w:numId w:val="6"/>
        </w:numPr>
        <w:tabs>
          <w:tab w:val="left" w:pos="940"/>
        </w:tabs>
        <w:spacing w:before="220" w:after="220"/>
        <w:ind w:left="936"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is required to retain Transaction-specific records generated in the ordinary course of business for five years, including any information necessary to reconstruct activity associated with the </w:t>
      </w:r>
      <w:r w:rsidR="001869DF" w:rsidRPr="00654FB8">
        <w:rPr>
          <w:rFonts w:asciiTheme="minorHAnsi" w:hAnsiTheme="minorHAnsi" w:cstheme="minorHAnsi"/>
        </w:rPr>
        <w:t>End User Sub-</w:t>
      </w:r>
      <w:r w:rsidR="00730C39" w:rsidRPr="00654FB8">
        <w:rPr>
          <w:rFonts w:asciiTheme="minorHAnsi" w:hAnsiTheme="minorHAnsi" w:cstheme="minorHAnsi"/>
        </w:rPr>
        <w:t xml:space="preserve">Account. The information will reflect the Transaction’s amount, location, date and time, and any other unique identifier. </w:t>
      </w:r>
      <w:r w:rsidRPr="00654FB8">
        <w:rPr>
          <w:rFonts w:asciiTheme="minorHAnsi" w:hAnsiTheme="minorHAnsi" w:cstheme="minorHAnsi"/>
        </w:rPr>
        <w:t>Program Manager</w:t>
      </w:r>
      <w:r w:rsidR="00730C39" w:rsidRPr="00654FB8">
        <w:rPr>
          <w:rFonts w:asciiTheme="minorHAnsi" w:hAnsiTheme="minorHAnsi" w:cstheme="minorHAnsi"/>
        </w:rPr>
        <w:t xml:space="preserve"> will also provide </w:t>
      </w:r>
      <w:r w:rsidRPr="00654FB8">
        <w:rPr>
          <w:rFonts w:asciiTheme="minorHAnsi" w:hAnsiTheme="minorHAnsi" w:cstheme="minorHAnsi"/>
        </w:rPr>
        <w:t>Zenus</w:t>
      </w:r>
      <w:r w:rsidR="00730C39" w:rsidRPr="00654FB8">
        <w:rPr>
          <w:rFonts w:asciiTheme="minorHAnsi" w:hAnsiTheme="minorHAnsi" w:cstheme="minorHAnsi"/>
        </w:rPr>
        <w:t xml:space="preserve"> with access to this information for five years from the date of the last Transaction or five years from the date of the account closure.</w:t>
      </w:r>
    </w:p>
    <w:p w14:paraId="6B5BFB69" w14:textId="0163B9E0" w:rsidR="001D00B9" w:rsidRPr="00654FB8" w:rsidRDefault="00E93C0D" w:rsidP="002C5884">
      <w:pPr>
        <w:pStyle w:val="ListParagraph"/>
        <w:widowControl/>
        <w:numPr>
          <w:ilvl w:val="1"/>
          <w:numId w:val="6"/>
        </w:numPr>
        <w:tabs>
          <w:tab w:val="left" w:pos="939"/>
          <w:tab w:val="left" w:pos="940"/>
        </w:tabs>
        <w:spacing w:before="220" w:after="220"/>
        <w:ind w:right="0" w:hanging="361"/>
        <w:jc w:val="left"/>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retain information and records as prescribed by Applicable Laws for the Program.</w:t>
      </w:r>
    </w:p>
    <w:p w14:paraId="6B5BFB6A" w14:textId="77777777" w:rsidR="001D00B9" w:rsidRPr="00654FB8" w:rsidRDefault="00730C39" w:rsidP="002C5884">
      <w:pPr>
        <w:pStyle w:val="Heading2"/>
        <w:widowControl/>
        <w:spacing w:before="220" w:after="220"/>
        <w:rPr>
          <w:rFonts w:asciiTheme="minorHAnsi" w:hAnsiTheme="minorHAnsi" w:cstheme="minorHAnsi"/>
          <w:sz w:val="22"/>
          <w:szCs w:val="22"/>
        </w:rPr>
      </w:pPr>
      <w:r w:rsidRPr="00654FB8">
        <w:rPr>
          <w:rFonts w:asciiTheme="minorHAnsi" w:hAnsiTheme="minorHAnsi" w:cstheme="minorHAnsi"/>
          <w:sz w:val="22"/>
          <w:szCs w:val="22"/>
        </w:rPr>
        <w:t>Transaction Monitoring</w:t>
      </w:r>
    </w:p>
    <w:p w14:paraId="6B5BFB6C" w14:textId="69DE7906" w:rsidR="001D00B9" w:rsidRPr="00654FB8" w:rsidRDefault="00E93C0D" w:rsidP="002C5884">
      <w:pPr>
        <w:pStyle w:val="ListParagraph"/>
        <w:widowControl/>
        <w:numPr>
          <w:ilvl w:val="1"/>
          <w:numId w:val="6"/>
        </w:numPr>
        <w:tabs>
          <w:tab w:val="left" w:pos="940"/>
        </w:tabs>
        <w:spacing w:before="220" w:after="220"/>
        <w:ind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establish, maintain, and update at least annually procedures for the identification and review of potentially suspicious and fraudulent activity.</w:t>
      </w:r>
    </w:p>
    <w:p w14:paraId="6B5BFB6E" w14:textId="4A31EAE1" w:rsidR="001D00B9" w:rsidRPr="00654FB8" w:rsidRDefault="00E93C0D" w:rsidP="002C5884">
      <w:pPr>
        <w:pStyle w:val="ListParagraph"/>
        <w:widowControl/>
        <w:numPr>
          <w:ilvl w:val="1"/>
          <w:numId w:val="6"/>
        </w:numPr>
        <w:tabs>
          <w:tab w:val="left" w:pos="940"/>
        </w:tabs>
        <w:spacing w:before="220" w:after="220"/>
        <w:ind w:left="939"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develop and maintain a suspicious and fraudulent activity monitoring coverage assessment that identifies the customer, transactional, and geographical risks associated with the Program and develop mitigating controls to prevent and detect potentially suspicious or fraudulent activity associated with the risks. </w:t>
      </w:r>
      <w:r w:rsidRPr="00654FB8">
        <w:rPr>
          <w:rFonts w:asciiTheme="minorHAnsi" w:hAnsiTheme="minorHAnsi" w:cstheme="minorHAnsi"/>
        </w:rPr>
        <w:t>Program Manager</w:t>
      </w:r>
      <w:r w:rsidR="00730C39" w:rsidRPr="00654FB8">
        <w:rPr>
          <w:rFonts w:asciiTheme="minorHAnsi" w:hAnsiTheme="minorHAnsi" w:cstheme="minorHAnsi"/>
        </w:rPr>
        <w:t xml:space="preserve"> will update this coverage assessment as program features change, including, but not limited, to changes in Program’s customer base, geographic footprint, or transactional funding, transfer, or withdrawal methods. </w:t>
      </w:r>
      <w:r w:rsidRPr="00654FB8">
        <w:rPr>
          <w:rFonts w:asciiTheme="minorHAnsi" w:hAnsiTheme="minorHAnsi" w:cstheme="minorHAnsi"/>
        </w:rPr>
        <w:t>Program Manager</w:t>
      </w:r>
      <w:r w:rsidR="00730C39" w:rsidRPr="00654FB8">
        <w:rPr>
          <w:rFonts w:asciiTheme="minorHAnsi" w:hAnsiTheme="minorHAnsi" w:cstheme="minorHAnsi"/>
        </w:rPr>
        <w:t xml:space="preserve"> will provide this assessment to </w:t>
      </w:r>
      <w:r w:rsidRPr="00654FB8">
        <w:rPr>
          <w:rFonts w:asciiTheme="minorHAnsi" w:hAnsiTheme="minorHAnsi" w:cstheme="minorHAnsi"/>
        </w:rPr>
        <w:t>Zenus</w:t>
      </w:r>
      <w:r w:rsidR="00730C39" w:rsidRPr="00654FB8">
        <w:rPr>
          <w:rFonts w:asciiTheme="minorHAnsi" w:hAnsiTheme="minorHAnsi" w:cstheme="minorHAnsi"/>
        </w:rPr>
        <w:t xml:space="preserve"> for approval prior to the program going live, prior to the implementation of new features, and as requested by </w:t>
      </w:r>
      <w:r w:rsidRPr="00654FB8">
        <w:rPr>
          <w:rFonts w:asciiTheme="minorHAnsi" w:hAnsiTheme="minorHAnsi" w:cstheme="minorHAnsi"/>
        </w:rPr>
        <w:t>Zenus</w:t>
      </w:r>
      <w:r w:rsidR="00730C39" w:rsidRPr="00654FB8">
        <w:rPr>
          <w:rFonts w:asciiTheme="minorHAnsi" w:hAnsiTheme="minorHAnsi" w:cstheme="minorHAnsi"/>
        </w:rPr>
        <w:t>.</w:t>
      </w:r>
    </w:p>
    <w:p w14:paraId="6B5BFB70" w14:textId="780C844A" w:rsidR="001D00B9" w:rsidRPr="00654FB8" w:rsidRDefault="00E93C0D" w:rsidP="002C5884">
      <w:pPr>
        <w:pStyle w:val="ListParagraph"/>
        <w:widowControl/>
        <w:numPr>
          <w:ilvl w:val="1"/>
          <w:numId w:val="6"/>
        </w:numPr>
        <w:tabs>
          <w:tab w:val="left" w:pos="940"/>
        </w:tabs>
        <w:spacing w:before="220" w:after="220"/>
        <w:ind w:left="939"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perform on-going monitoring for suspicious and fraudulent activity for all risks identified in the suspicious and fraudulent activity monitoring coverage assessment.</w:t>
      </w:r>
    </w:p>
    <w:p w14:paraId="6B5BFB72" w14:textId="7FF84E87" w:rsidR="001D00B9" w:rsidRPr="00654FB8" w:rsidRDefault="00E93C0D" w:rsidP="002C5884">
      <w:pPr>
        <w:pStyle w:val="ListParagraph"/>
        <w:widowControl/>
        <w:numPr>
          <w:ilvl w:val="1"/>
          <w:numId w:val="6"/>
        </w:numPr>
        <w:tabs>
          <w:tab w:val="left" w:pos="940"/>
        </w:tabs>
        <w:spacing w:before="220" w:after="220"/>
        <w:ind w:left="939"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maintain documented policies and procedures for responding to official requests from government and law enforcement agencies and escalation to </w:t>
      </w:r>
      <w:r w:rsidRPr="00654FB8">
        <w:rPr>
          <w:rFonts w:asciiTheme="minorHAnsi" w:hAnsiTheme="minorHAnsi" w:cstheme="minorHAnsi"/>
        </w:rPr>
        <w:t>Zenus</w:t>
      </w:r>
      <w:r w:rsidR="00730C39" w:rsidRPr="00654FB8">
        <w:rPr>
          <w:rFonts w:asciiTheme="minorHAnsi" w:hAnsiTheme="minorHAnsi" w:cstheme="minorHAnsi"/>
        </w:rPr>
        <w:t xml:space="preserve"> as appropriate.</w:t>
      </w:r>
    </w:p>
    <w:p w14:paraId="6B5BFB74" w14:textId="751A5453" w:rsidR="001D00B9" w:rsidRPr="00654FB8" w:rsidRDefault="00E93C0D" w:rsidP="002C5884">
      <w:pPr>
        <w:pStyle w:val="ListParagraph"/>
        <w:widowControl/>
        <w:numPr>
          <w:ilvl w:val="1"/>
          <w:numId w:val="6"/>
        </w:numPr>
        <w:tabs>
          <w:tab w:val="left" w:pos="940"/>
        </w:tabs>
        <w:spacing w:before="220" w:after="220"/>
        <w:ind w:right="0"/>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develop, implement, and maintain controls to prevent the loading or remitting of more limits agreed upon with </w:t>
      </w:r>
      <w:r w:rsidRPr="00654FB8">
        <w:rPr>
          <w:rFonts w:asciiTheme="minorHAnsi" w:hAnsiTheme="minorHAnsi" w:cstheme="minorHAnsi"/>
        </w:rPr>
        <w:t>Zenus</w:t>
      </w:r>
      <w:r w:rsidR="00730C39" w:rsidRPr="00654FB8">
        <w:rPr>
          <w:rFonts w:asciiTheme="minorHAnsi" w:hAnsiTheme="minorHAnsi" w:cstheme="minorHAnsi"/>
        </w:rPr>
        <w:t>.</w:t>
      </w:r>
    </w:p>
    <w:p w14:paraId="6B5BFB76" w14:textId="77777777" w:rsidR="001D00B9" w:rsidRPr="00654FB8" w:rsidRDefault="00730C39" w:rsidP="002C5884">
      <w:pPr>
        <w:pStyle w:val="Heading2"/>
        <w:widowControl/>
        <w:spacing w:before="220" w:after="220"/>
        <w:rPr>
          <w:rFonts w:asciiTheme="minorHAnsi" w:hAnsiTheme="minorHAnsi" w:cstheme="minorHAnsi"/>
          <w:sz w:val="22"/>
          <w:szCs w:val="22"/>
        </w:rPr>
      </w:pPr>
      <w:r w:rsidRPr="00654FB8">
        <w:rPr>
          <w:rFonts w:asciiTheme="minorHAnsi" w:hAnsiTheme="minorHAnsi" w:cstheme="minorHAnsi"/>
          <w:sz w:val="22"/>
          <w:szCs w:val="22"/>
        </w:rPr>
        <w:t>Compliance Reporting</w:t>
      </w:r>
    </w:p>
    <w:p w14:paraId="6B5BFB78" w14:textId="7AE2AFC9" w:rsidR="001D00B9" w:rsidRPr="00654FB8" w:rsidRDefault="00E93C0D" w:rsidP="00730C39">
      <w:pPr>
        <w:pStyle w:val="ListParagraph"/>
        <w:widowControl/>
        <w:numPr>
          <w:ilvl w:val="1"/>
          <w:numId w:val="6"/>
        </w:numPr>
        <w:tabs>
          <w:tab w:val="left" w:pos="940"/>
        </w:tabs>
        <w:spacing w:before="220" w:after="220"/>
        <w:ind w:left="936" w:right="0"/>
        <w:contextualSpacing/>
        <w:rPr>
          <w:rFonts w:asciiTheme="minorHAnsi" w:hAnsiTheme="minorHAnsi" w:cstheme="minorHAnsi"/>
        </w:rPr>
      </w:pPr>
      <w:commentRangeStart w:id="41"/>
      <w:r w:rsidRPr="00654FB8">
        <w:rPr>
          <w:rFonts w:asciiTheme="minorHAnsi" w:hAnsiTheme="minorHAnsi" w:cstheme="minorHAnsi"/>
        </w:rPr>
        <w:t>Program Manager</w:t>
      </w:r>
      <w:r w:rsidR="00730C39" w:rsidRPr="00654FB8">
        <w:rPr>
          <w:rFonts w:asciiTheme="minorHAnsi" w:hAnsiTheme="minorHAnsi" w:cstheme="minorHAnsi"/>
        </w:rPr>
        <w:t xml:space="preserve"> will provide </w:t>
      </w:r>
      <w:r w:rsidRPr="00654FB8">
        <w:rPr>
          <w:rFonts w:asciiTheme="minorHAnsi" w:hAnsiTheme="minorHAnsi" w:cstheme="minorHAnsi"/>
        </w:rPr>
        <w:t>Zenus</w:t>
      </w:r>
      <w:r w:rsidR="00730C39" w:rsidRPr="00654FB8">
        <w:rPr>
          <w:rFonts w:asciiTheme="minorHAnsi" w:hAnsiTheme="minorHAnsi" w:cstheme="minorHAnsi"/>
        </w:rPr>
        <w:t xml:space="preserve"> compliance a </w:t>
      </w:r>
      <w:r w:rsidR="008E37BD" w:rsidRPr="00654FB8">
        <w:rPr>
          <w:rFonts w:asciiTheme="minorHAnsi" w:hAnsiTheme="minorHAnsi" w:cstheme="minorHAnsi"/>
        </w:rPr>
        <w:t xml:space="preserve">quarterly </w:t>
      </w:r>
      <w:r w:rsidR="00730C39" w:rsidRPr="00654FB8">
        <w:rPr>
          <w:rFonts w:asciiTheme="minorHAnsi" w:hAnsiTheme="minorHAnsi" w:cstheme="minorHAnsi"/>
        </w:rPr>
        <w:t xml:space="preserve">report for each </w:t>
      </w:r>
      <w:r w:rsidR="000B6C6C" w:rsidRPr="00654FB8">
        <w:rPr>
          <w:rFonts w:asciiTheme="minorHAnsi" w:hAnsiTheme="minorHAnsi" w:cstheme="minorHAnsi"/>
        </w:rPr>
        <w:t>End User</w:t>
      </w:r>
      <w:r w:rsidR="00730C39" w:rsidRPr="00654FB8">
        <w:rPr>
          <w:rFonts w:asciiTheme="minorHAnsi" w:hAnsiTheme="minorHAnsi" w:cstheme="minorHAnsi"/>
        </w:rPr>
        <w:t xml:space="preserve"> containing the customer information as requested by </w:t>
      </w:r>
      <w:r w:rsidRPr="00654FB8">
        <w:rPr>
          <w:rFonts w:asciiTheme="minorHAnsi" w:hAnsiTheme="minorHAnsi" w:cstheme="minorHAnsi"/>
        </w:rPr>
        <w:t>Zenus</w:t>
      </w:r>
      <w:commentRangeEnd w:id="41"/>
      <w:r w:rsidR="007634A3" w:rsidRPr="00654FB8">
        <w:rPr>
          <w:rStyle w:val="CommentReference"/>
          <w:rFonts w:asciiTheme="minorHAnsi" w:hAnsiTheme="minorHAnsi" w:cstheme="minorHAnsi"/>
          <w:sz w:val="22"/>
          <w:szCs w:val="22"/>
        </w:rPr>
        <w:commentReference w:id="41"/>
      </w:r>
    </w:p>
    <w:p w14:paraId="6B5BFB7A" w14:textId="40D9FDA6" w:rsidR="001D00B9" w:rsidRPr="00654FB8" w:rsidRDefault="00E93C0D" w:rsidP="002C5884">
      <w:pPr>
        <w:pStyle w:val="ListParagraph"/>
        <w:widowControl/>
        <w:numPr>
          <w:ilvl w:val="1"/>
          <w:numId w:val="6"/>
        </w:numPr>
        <w:tabs>
          <w:tab w:val="left" w:pos="940"/>
        </w:tabs>
        <w:spacing w:before="220" w:after="220"/>
        <w:ind w:left="939" w:right="0"/>
        <w:rPr>
          <w:rFonts w:asciiTheme="minorHAnsi" w:hAnsiTheme="minorHAnsi" w:cstheme="minorHAnsi"/>
        </w:rPr>
      </w:pPr>
      <w:commentRangeStart w:id="42"/>
      <w:r w:rsidRPr="00654FB8">
        <w:rPr>
          <w:rFonts w:asciiTheme="minorHAnsi" w:hAnsiTheme="minorHAnsi" w:cstheme="minorHAnsi"/>
        </w:rPr>
        <w:t>Program Manager</w:t>
      </w:r>
      <w:r w:rsidR="00730C39" w:rsidRPr="00654FB8">
        <w:rPr>
          <w:rFonts w:asciiTheme="minorHAnsi" w:hAnsiTheme="minorHAnsi" w:cstheme="minorHAnsi"/>
        </w:rPr>
        <w:t xml:space="preserve"> will provide </w:t>
      </w:r>
      <w:r w:rsidRPr="00654FB8">
        <w:rPr>
          <w:rFonts w:asciiTheme="minorHAnsi" w:hAnsiTheme="minorHAnsi" w:cstheme="minorHAnsi"/>
        </w:rPr>
        <w:t>Zenus</w:t>
      </w:r>
      <w:r w:rsidR="00730C39" w:rsidRPr="00654FB8">
        <w:rPr>
          <w:rFonts w:asciiTheme="minorHAnsi" w:hAnsiTheme="minorHAnsi" w:cstheme="minorHAnsi"/>
        </w:rPr>
        <w:t xml:space="preserve"> with a </w:t>
      </w:r>
      <w:r w:rsidR="008E37BD" w:rsidRPr="00654FB8">
        <w:rPr>
          <w:rFonts w:asciiTheme="minorHAnsi" w:hAnsiTheme="minorHAnsi" w:cstheme="minorHAnsi"/>
        </w:rPr>
        <w:t>quarterly</w:t>
      </w:r>
      <w:r w:rsidR="00730C39" w:rsidRPr="00654FB8">
        <w:rPr>
          <w:rFonts w:asciiTheme="minorHAnsi" w:hAnsiTheme="minorHAnsi" w:cstheme="minorHAnsi"/>
        </w:rPr>
        <w:t xml:space="preserve"> report of all </w:t>
      </w:r>
      <w:r w:rsidR="001869DF" w:rsidRPr="00654FB8">
        <w:rPr>
          <w:rFonts w:asciiTheme="minorHAnsi" w:hAnsiTheme="minorHAnsi" w:cstheme="minorHAnsi"/>
        </w:rPr>
        <w:t>Client Sub-Accounts and End User</w:t>
      </w:r>
      <w:r w:rsidR="00730C39" w:rsidRPr="00654FB8">
        <w:rPr>
          <w:rFonts w:asciiTheme="minorHAnsi" w:hAnsiTheme="minorHAnsi" w:cstheme="minorHAnsi"/>
        </w:rPr>
        <w:t xml:space="preserve"> </w:t>
      </w:r>
      <w:r w:rsidR="001869DF" w:rsidRPr="00654FB8">
        <w:rPr>
          <w:rFonts w:asciiTheme="minorHAnsi" w:hAnsiTheme="minorHAnsi" w:cstheme="minorHAnsi"/>
        </w:rPr>
        <w:t>Sub-</w:t>
      </w:r>
      <w:r w:rsidR="00730C39" w:rsidRPr="00654FB8">
        <w:rPr>
          <w:rFonts w:asciiTheme="minorHAnsi" w:hAnsiTheme="minorHAnsi" w:cstheme="minorHAnsi"/>
        </w:rPr>
        <w:t xml:space="preserve">Accounts for </w:t>
      </w:r>
      <w:r w:rsidR="000B6C6C" w:rsidRPr="00654FB8">
        <w:rPr>
          <w:rFonts w:asciiTheme="minorHAnsi" w:hAnsiTheme="minorHAnsi" w:cstheme="minorHAnsi"/>
        </w:rPr>
        <w:t>End User</w:t>
      </w:r>
      <w:r w:rsidR="00730C39" w:rsidRPr="00654FB8">
        <w:rPr>
          <w:rFonts w:asciiTheme="minorHAnsi" w:hAnsiTheme="minorHAnsi" w:cstheme="minorHAnsi"/>
        </w:rPr>
        <w:t xml:space="preserve">s that were closed in the previous in a time period mutually agreed between </w:t>
      </w:r>
      <w:r w:rsidRPr="00654FB8">
        <w:rPr>
          <w:rFonts w:asciiTheme="minorHAnsi" w:hAnsiTheme="minorHAnsi" w:cstheme="minorHAnsi"/>
        </w:rPr>
        <w:t>Zenus</w:t>
      </w:r>
      <w:r w:rsidR="00730C39" w:rsidRPr="00654FB8">
        <w:rPr>
          <w:rFonts w:asciiTheme="minorHAnsi" w:hAnsiTheme="minorHAnsi" w:cstheme="minorHAnsi"/>
        </w:rPr>
        <w:t xml:space="preserve"> and </w:t>
      </w:r>
      <w:r w:rsidRPr="00654FB8">
        <w:rPr>
          <w:rFonts w:asciiTheme="minorHAnsi" w:hAnsiTheme="minorHAnsi" w:cstheme="minorHAnsi"/>
        </w:rPr>
        <w:t>Program Manager</w:t>
      </w:r>
      <w:commentRangeEnd w:id="42"/>
      <w:r w:rsidR="007634A3">
        <w:rPr>
          <w:rStyle w:val="CommentReference"/>
          <w:rFonts w:asciiTheme="minorHAnsi" w:hAnsiTheme="minorHAnsi" w:cstheme="minorHAnsi"/>
          <w:sz w:val="22"/>
          <w:szCs w:val="22"/>
        </w:rPr>
        <w:commentReference w:id="42"/>
      </w:r>
      <w:ins w:id="43" w:author="David Henry" w:date="2026-03-03T14:29:00Z" w16du:dateUtc="2026-03-03T10:29:00Z">
        <w:r w:rsidR="007634A3">
          <w:rPr>
            <w:rFonts w:asciiTheme="minorHAnsi" w:hAnsiTheme="minorHAnsi" w:cstheme="minorHAnsi"/>
          </w:rPr>
          <w:t>T</w:t>
        </w:r>
      </w:ins>
      <w:r w:rsidR="00730C39" w:rsidRPr="00654FB8">
        <w:rPr>
          <w:rFonts w:asciiTheme="minorHAnsi" w:hAnsiTheme="minorHAnsi" w:cstheme="minorHAnsi"/>
        </w:rPr>
        <w:t>.</w:t>
      </w:r>
    </w:p>
    <w:p w14:paraId="6B5BFB7C" w14:textId="77777777" w:rsidR="001D00B9" w:rsidRPr="00654FB8" w:rsidRDefault="00730C39" w:rsidP="002C5884">
      <w:pPr>
        <w:pStyle w:val="Heading2"/>
        <w:widowControl/>
        <w:spacing w:before="220" w:after="220"/>
        <w:ind w:left="219"/>
        <w:rPr>
          <w:rFonts w:asciiTheme="minorHAnsi" w:hAnsiTheme="minorHAnsi" w:cstheme="minorHAnsi"/>
          <w:sz w:val="22"/>
          <w:szCs w:val="22"/>
        </w:rPr>
      </w:pPr>
      <w:r w:rsidRPr="00654FB8">
        <w:rPr>
          <w:rFonts w:asciiTheme="minorHAnsi" w:hAnsiTheme="minorHAnsi" w:cstheme="minorHAnsi"/>
          <w:sz w:val="22"/>
          <w:szCs w:val="22"/>
        </w:rPr>
        <w:t>Marketing and Advertising</w:t>
      </w:r>
    </w:p>
    <w:p w14:paraId="6B5BFB7E" w14:textId="4D4EEACE" w:rsidR="001D00B9" w:rsidRPr="00654FB8" w:rsidRDefault="00E93C0D" w:rsidP="00730C39">
      <w:pPr>
        <w:pStyle w:val="ListParagraph"/>
        <w:widowControl/>
        <w:numPr>
          <w:ilvl w:val="1"/>
          <w:numId w:val="6"/>
        </w:numPr>
        <w:tabs>
          <w:tab w:val="left" w:pos="940"/>
        </w:tabs>
        <w:spacing w:before="220" w:after="220"/>
        <w:ind w:left="936" w:right="0"/>
        <w:contextualSpacing/>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and </w:t>
      </w:r>
      <w:r w:rsidRPr="00654FB8">
        <w:rPr>
          <w:rFonts w:asciiTheme="minorHAnsi" w:hAnsiTheme="minorHAnsi" w:cstheme="minorHAnsi"/>
        </w:rPr>
        <w:t>Zenus</w:t>
      </w:r>
      <w:r w:rsidR="00730C39" w:rsidRPr="00654FB8">
        <w:rPr>
          <w:rFonts w:asciiTheme="minorHAnsi" w:hAnsiTheme="minorHAnsi" w:cstheme="minorHAnsi"/>
        </w:rPr>
        <w:t xml:space="preserve"> will agree prior to the launch of </w:t>
      </w:r>
      <w:r w:rsidR="00AB5AC9" w:rsidRPr="00654FB8">
        <w:rPr>
          <w:rFonts w:asciiTheme="minorHAnsi" w:hAnsiTheme="minorHAnsi" w:cstheme="minorHAnsi"/>
        </w:rPr>
        <w:t xml:space="preserve">any </w:t>
      </w:r>
      <w:r w:rsidR="00730C39" w:rsidRPr="00654FB8">
        <w:rPr>
          <w:rFonts w:asciiTheme="minorHAnsi" w:hAnsiTheme="minorHAnsi" w:cstheme="minorHAnsi"/>
        </w:rPr>
        <w:t xml:space="preserve">Program on guidelines to govern all advertising and marketing materials and conduct periodic (at least quarterly, unless </w:t>
      </w:r>
      <w:r w:rsidRPr="00654FB8">
        <w:rPr>
          <w:rFonts w:asciiTheme="minorHAnsi" w:hAnsiTheme="minorHAnsi" w:cstheme="minorHAnsi"/>
        </w:rPr>
        <w:t>Zenus</w:t>
      </w:r>
      <w:r w:rsidR="00730C39" w:rsidRPr="00654FB8">
        <w:rPr>
          <w:rFonts w:asciiTheme="minorHAnsi" w:hAnsiTheme="minorHAnsi" w:cstheme="minorHAnsi"/>
        </w:rPr>
        <w:t xml:space="preserve"> agrees to the contrary) reviews of such materials to ensure compliance with the guidelines and Applicable Law. The </w:t>
      </w:r>
      <w:r w:rsidR="00730C39" w:rsidRPr="00654FB8">
        <w:rPr>
          <w:rFonts w:asciiTheme="minorHAnsi" w:hAnsiTheme="minorHAnsi" w:cstheme="minorHAnsi"/>
        </w:rPr>
        <w:lastRenderedPageBreak/>
        <w:t xml:space="preserve">Parties may revise the guidelines on mutual agreement at any time; provided that </w:t>
      </w:r>
      <w:r w:rsidRPr="00654FB8">
        <w:rPr>
          <w:rFonts w:asciiTheme="minorHAnsi" w:hAnsiTheme="minorHAnsi" w:cstheme="minorHAnsi"/>
        </w:rPr>
        <w:t>Zenus</w:t>
      </w:r>
      <w:r w:rsidR="00730C39" w:rsidRPr="00654FB8">
        <w:rPr>
          <w:rFonts w:asciiTheme="minorHAnsi" w:hAnsiTheme="minorHAnsi" w:cstheme="minorHAnsi"/>
        </w:rPr>
        <w:t xml:space="preserve"> reserves the right in its reasonable discretion to require changes to the guidelines that it deems necessary to avoid legal, regulatory, or reputational harm to </w:t>
      </w:r>
      <w:r w:rsidRPr="00654FB8">
        <w:rPr>
          <w:rFonts w:asciiTheme="minorHAnsi" w:hAnsiTheme="minorHAnsi" w:cstheme="minorHAnsi"/>
        </w:rPr>
        <w:t>Zenus</w:t>
      </w:r>
      <w:r w:rsidR="00730C39" w:rsidRPr="00654FB8">
        <w:rPr>
          <w:rFonts w:asciiTheme="minorHAnsi" w:hAnsiTheme="minorHAnsi" w:cstheme="minorHAnsi"/>
        </w:rPr>
        <w:t>.</w:t>
      </w:r>
    </w:p>
    <w:p w14:paraId="46EF0B73" w14:textId="77777777" w:rsidR="001D00B9" w:rsidRPr="00654FB8" w:rsidRDefault="001D00B9" w:rsidP="002C5884">
      <w:pPr>
        <w:widowControl/>
        <w:spacing w:before="220" w:after="220"/>
        <w:jc w:val="both"/>
        <w:rPr>
          <w:rFonts w:asciiTheme="minorHAnsi" w:hAnsiTheme="minorHAnsi" w:cstheme="minorHAnsi"/>
        </w:rPr>
      </w:pPr>
    </w:p>
    <w:p w14:paraId="6B5BFB81" w14:textId="27BE3474" w:rsidR="00D677D4" w:rsidRPr="00654FB8" w:rsidRDefault="00D677D4" w:rsidP="002C5884">
      <w:pPr>
        <w:widowControl/>
        <w:spacing w:before="220" w:after="220"/>
        <w:jc w:val="both"/>
        <w:rPr>
          <w:rFonts w:asciiTheme="minorHAnsi" w:hAnsiTheme="minorHAnsi" w:cstheme="minorHAnsi"/>
        </w:rPr>
        <w:sectPr w:rsidR="00D677D4" w:rsidRPr="00654FB8" w:rsidSect="00D90697">
          <w:footerReference w:type="default" r:id="rId18"/>
          <w:pgSz w:w="12240" w:h="15840"/>
          <w:pgMar w:top="1008" w:right="1008" w:bottom="1008" w:left="1008" w:header="432" w:footer="432" w:gutter="0"/>
          <w:cols w:space="720"/>
          <w:docGrid w:linePitch="299"/>
        </w:sectPr>
      </w:pPr>
    </w:p>
    <w:p w14:paraId="2743CF11" w14:textId="77777777" w:rsidR="00730C39" w:rsidRPr="00654FB8" w:rsidRDefault="00D677D4" w:rsidP="00730C39">
      <w:pPr>
        <w:pStyle w:val="Heading1"/>
        <w:widowControl/>
        <w:spacing w:before="220" w:after="220"/>
        <w:ind w:left="0" w:right="0"/>
        <w:rPr>
          <w:rFonts w:asciiTheme="minorHAnsi" w:hAnsiTheme="minorHAnsi" w:cstheme="minorHAnsi"/>
          <w:sz w:val="22"/>
          <w:szCs w:val="22"/>
          <w:u w:val="single"/>
        </w:rPr>
      </w:pPr>
      <w:r w:rsidRPr="00654FB8">
        <w:rPr>
          <w:rFonts w:asciiTheme="minorHAnsi" w:hAnsiTheme="minorHAnsi" w:cstheme="minorHAnsi"/>
          <w:sz w:val="22"/>
          <w:szCs w:val="22"/>
          <w:u w:val="single"/>
        </w:rPr>
        <w:lastRenderedPageBreak/>
        <w:t>Schedule 4.1(b)</w:t>
      </w:r>
    </w:p>
    <w:p w14:paraId="6B5BFB83" w14:textId="513988D9" w:rsidR="001D00B9" w:rsidRPr="00654FB8" w:rsidRDefault="00730C39" w:rsidP="00730C39">
      <w:pPr>
        <w:pStyle w:val="Heading1"/>
        <w:widowControl/>
        <w:spacing w:before="220" w:after="220"/>
        <w:ind w:left="0" w:right="0"/>
        <w:rPr>
          <w:rFonts w:asciiTheme="minorHAnsi" w:hAnsiTheme="minorHAnsi" w:cstheme="minorHAnsi"/>
          <w:sz w:val="22"/>
          <w:szCs w:val="22"/>
        </w:rPr>
      </w:pPr>
      <w:r w:rsidRPr="00654FB8">
        <w:rPr>
          <w:rFonts w:asciiTheme="minorHAnsi" w:hAnsiTheme="minorHAnsi" w:cstheme="minorHAnsi"/>
          <w:sz w:val="22"/>
          <w:szCs w:val="22"/>
        </w:rPr>
        <w:t>PROHIBITED MCC CODES</w:t>
      </w:r>
    </w:p>
    <w:tbl>
      <w:tblPr>
        <w:tblW w:w="10540" w:type="dxa"/>
        <w:tblInd w:w="2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60"/>
        <w:gridCol w:w="9580"/>
      </w:tblGrid>
      <w:tr w:rsidR="001D00B9" w:rsidRPr="00654FB8" w14:paraId="6B5BFB87" w14:textId="77777777" w:rsidTr="00BE67F9">
        <w:trPr>
          <w:trHeight w:val="329"/>
        </w:trPr>
        <w:tc>
          <w:tcPr>
            <w:tcW w:w="960" w:type="dxa"/>
          </w:tcPr>
          <w:p w14:paraId="6B5BFB85"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MCC</w:t>
            </w:r>
          </w:p>
        </w:tc>
        <w:tc>
          <w:tcPr>
            <w:tcW w:w="9580" w:type="dxa"/>
          </w:tcPr>
          <w:p w14:paraId="6B5BFB86" w14:textId="77777777" w:rsidR="001D00B9" w:rsidRPr="00654FB8" w:rsidRDefault="00730C39" w:rsidP="00505B6F">
            <w:pPr>
              <w:pStyle w:val="TableParagraph"/>
              <w:widowControl/>
              <w:ind w:left="4221"/>
              <w:rPr>
                <w:rFonts w:asciiTheme="minorHAnsi" w:hAnsiTheme="minorHAnsi" w:cstheme="minorHAnsi"/>
              </w:rPr>
            </w:pPr>
            <w:r w:rsidRPr="00654FB8">
              <w:rPr>
                <w:rFonts w:asciiTheme="minorHAnsi" w:hAnsiTheme="minorHAnsi" w:cstheme="minorHAnsi"/>
              </w:rPr>
              <w:t>Description</w:t>
            </w:r>
          </w:p>
        </w:tc>
      </w:tr>
      <w:tr w:rsidR="001D00B9" w:rsidRPr="00654FB8" w14:paraId="6B5BFB8A" w14:textId="77777777" w:rsidTr="00BE67F9">
        <w:trPr>
          <w:trHeight w:val="330"/>
        </w:trPr>
        <w:tc>
          <w:tcPr>
            <w:tcW w:w="960" w:type="dxa"/>
          </w:tcPr>
          <w:p w14:paraId="6B5BFB88"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5967</w:t>
            </w:r>
          </w:p>
        </w:tc>
        <w:tc>
          <w:tcPr>
            <w:tcW w:w="9580" w:type="dxa"/>
          </w:tcPr>
          <w:p w14:paraId="6B5BFB89"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Non–face-to-face adult content and services Merchants</w:t>
            </w:r>
          </w:p>
        </w:tc>
      </w:tr>
      <w:tr w:rsidR="001D00B9" w:rsidRPr="00654FB8" w14:paraId="6B5BFB8D" w14:textId="77777777" w:rsidTr="00BE67F9">
        <w:trPr>
          <w:trHeight w:val="330"/>
        </w:trPr>
        <w:tc>
          <w:tcPr>
            <w:tcW w:w="960" w:type="dxa"/>
          </w:tcPr>
          <w:p w14:paraId="6B5BFB8B"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7841</w:t>
            </w:r>
          </w:p>
        </w:tc>
        <w:tc>
          <w:tcPr>
            <w:tcW w:w="9580" w:type="dxa"/>
          </w:tcPr>
          <w:p w14:paraId="6B5BFB8C"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Non–face-to-face adult content and services Merchants</w:t>
            </w:r>
          </w:p>
        </w:tc>
      </w:tr>
      <w:tr w:rsidR="001D00B9" w:rsidRPr="00654FB8" w14:paraId="6B5BFB90" w14:textId="77777777" w:rsidTr="00BE67F9">
        <w:trPr>
          <w:trHeight w:val="329"/>
        </w:trPr>
        <w:tc>
          <w:tcPr>
            <w:tcW w:w="960" w:type="dxa"/>
          </w:tcPr>
          <w:p w14:paraId="6B5BFB8E"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5122</w:t>
            </w:r>
          </w:p>
        </w:tc>
        <w:tc>
          <w:tcPr>
            <w:tcW w:w="9580" w:type="dxa"/>
          </w:tcPr>
          <w:p w14:paraId="6B5BFB8F"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Non–face-to-face pharmaceutical Merchants</w:t>
            </w:r>
          </w:p>
        </w:tc>
      </w:tr>
      <w:tr w:rsidR="001D00B9" w:rsidRPr="00654FB8" w14:paraId="6B5BFB93" w14:textId="77777777" w:rsidTr="00BE67F9">
        <w:trPr>
          <w:trHeight w:val="330"/>
        </w:trPr>
        <w:tc>
          <w:tcPr>
            <w:tcW w:w="960" w:type="dxa"/>
          </w:tcPr>
          <w:p w14:paraId="6B5BFB91"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5912</w:t>
            </w:r>
          </w:p>
        </w:tc>
        <w:tc>
          <w:tcPr>
            <w:tcW w:w="9580" w:type="dxa"/>
          </w:tcPr>
          <w:p w14:paraId="6B5BFB92"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Non–face-to-face pharmaceutical Merchants</w:t>
            </w:r>
          </w:p>
        </w:tc>
      </w:tr>
      <w:tr w:rsidR="001D00B9" w:rsidRPr="00654FB8" w14:paraId="6B5BFB96" w14:textId="77777777" w:rsidTr="00BE67F9">
        <w:trPr>
          <w:trHeight w:val="330"/>
        </w:trPr>
        <w:tc>
          <w:tcPr>
            <w:tcW w:w="960" w:type="dxa"/>
          </w:tcPr>
          <w:p w14:paraId="6B5BFB94"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5993</w:t>
            </w:r>
          </w:p>
        </w:tc>
        <w:tc>
          <w:tcPr>
            <w:tcW w:w="9580" w:type="dxa"/>
          </w:tcPr>
          <w:p w14:paraId="6B5BFB95"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Non–face-to-face tobacco product Merchants</w:t>
            </w:r>
          </w:p>
        </w:tc>
      </w:tr>
      <w:tr w:rsidR="001D00B9" w:rsidRPr="00654FB8" w14:paraId="6B5BFB99" w14:textId="77777777" w:rsidTr="00BE67F9">
        <w:trPr>
          <w:trHeight w:val="329"/>
        </w:trPr>
        <w:tc>
          <w:tcPr>
            <w:tcW w:w="960" w:type="dxa"/>
          </w:tcPr>
          <w:p w14:paraId="6B5BFB97"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4816</w:t>
            </w:r>
          </w:p>
        </w:tc>
        <w:tc>
          <w:tcPr>
            <w:tcW w:w="9580" w:type="dxa"/>
          </w:tcPr>
          <w:p w14:paraId="6B5BFB98"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High-risk cyberlocker Merchants</w:t>
            </w:r>
          </w:p>
        </w:tc>
      </w:tr>
      <w:tr w:rsidR="001D00B9" w:rsidRPr="00654FB8" w14:paraId="6B5BFB9C" w14:textId="77777777" w:rsidTr="00BE67F9">
        <w:trPr>
          <w:trHeight w:val="552"/>
        </w:trPr>
        <w:tc>
          <w:tcPr>
            <w:tcW w:w="960" w:type="dxa"/>
          </w:tcPr>
          <w:p w14:paraId="6B5BFB9A"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7801</w:t>
            </w:r>
          </w:p>
        </w:tc>
        <w:tc>
          <w:tcPr>
            <w:tcW w:w="9580" w:type="dxa"/>
          </w:tcPr>
          <w:p w14:paraId="6B5BFB9B"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Gambling merchants conducting horse racing, dog racing, or non-sports intrastate Internet gambling</w:t>
            </w:r>
          </w:p>
        </w:tc>
      </w:tr>
      <w:tr w:rsidR="001D00B9" w:rsidRPr="00654FB8" w14:paraId="6B5BFB9F" w14:textId="77777777" w:rsidTr="00BE67F9">
        <w:trPr>
          <w:trHeight w:val="552"/>
        </w:trPr>
        <w:tc>
          <w:tcPr>
            <w:tcW w:w="960" w:type="dxa"/>
          </w:tcPr>
          <w:p w14:paraId="6B5BFB9D"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7802</w:t>
            </w:r>
          </w:p>
        </w:tc>
        <w:tc>
          <w:tcPr>
            <w:tcW w:w="9580" w:type="dxa"/>
          </w:tcPr>
          <w:p w14:paraId="6B5BFB9E"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Gambling merchants conducting horse racing, dog racing, or non-sports intrastate Internet gambling</w:t>
            </w:r>
          </w:p>
        </w:tc>
      </w:tr>
      <w:tr w:rsidR="001D00B9" w:rsidRPr="00654FB8" w14:paraId="6B5BFBA2" w14:textId="77777777" w:rsidTr="00BE67F9">
        <w:trPr>
          <w:trHeight w:val="329"/>
        </w:trPr>
        <w:tc>
          <w:tcPr>
            <w:tcW w:w="960" w:type="dxa"/>
          </w:tcPr>
          <w:p w14:paraId="6B5BFBA0"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7994</w:t>
            </w:r>
          </w:p>
        </w:tc>
        <w:tc>
          <w:tcPr>
            <w:tcW w:w="9580" w:type="dxa"/>
          </w:tcPr>
          <w:p w14:paraId="6B5BFBA1"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Skill games merchants</w:t>
            </w:r>
          </w:p>
        </w:tc>
      </w:tr>
      <w:tr w:rsidR="001D00B9" w:rsidRPr="00654FB8" w14:paraId="6B5BFBA5" w14:textId="77777777" w:rsidTr="00BE67F9">
        <w:trPr>
          <w:trHeight w:val="330"/>
        </w:trPr>
        <w:tc>
          <w:tcPr>
            <w:tcW w:w="960" w:type="dxa"/>
          </w:tcPr>
          <w:p w14:paraId="6B5BFBA3"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7800</w:t>
            </w:r>
          </w:p>
        </w:tc>
        <w:tc>
          <w:tcPr>
            <w:tcW w:w="9580" w:type="dxa"/>
          </w:tcPr>
          <w:p w14:paraId="6B5BFBA4"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State lottery merchants</w:t>
            </w:r>
          </w:p>
        </w:tc>
      </w:tr>
      <w:tr w:rsidR="001D00B9" w:rsidRPr="00654FB8" w14:paraId="6B5BFBA8" w14:textId="77777777" w:rsidTr="00BE67F9">
        <w:trPr>
          <w:trHeight w:val="330"/>
        </w:trPr>
        <w:tc>
          <w:tcPr>
            <w:tcW w:w="960" w:type="dxa"/>
          </w:tcPr>
          <w:p w14:paraId="6B5BFBA6"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6211</w:t>
            </w:r>
          </w:p>
        </w:tc>
        <w:tc>
          <w:tcPr>
            <w:tcW w:w="9580" w:type="dxa"/>
          </w:tcPr>
          <w:p w14:paraId="6B5BFBA7"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high-risk securities</w:t>
            </w:r>
          </w:p>
        </w:tc>
      </w:tr>
      <w:tr w:rsidR="001D00B9" w:rsidRPr="00654FB8" w14:paraId="6B5BFBAE" w14:textId="77777777" w:rsidTr="00BE67F9">
        <w:trPr>
          <w:trHeight w:val="330"/>
        </w:trPr>
        <w:tc>
          <w:tcPr>
            <w:tcW w:w="960" w:type="dxa"/>
          </w:tcPr>
          <w:p w14:paraId="6B5BFBAC"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4829</w:t>
            </w:r>
          </w:p>
        </w:tc>
        <w:tc>
          <w:tcPr>
            <w:tcW w:w="9580" w:type="dxa"/>
          </w:tcPr>
          <w:p w14:paraId="6B5BFBAD"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Money Transfer</w:t>
            </w:r>
          </w:p>
        </w:tc>
      </w:tr>
      <w:tr w:rsidR="001D00B9" w:rsidRPr="00654FB8" w14:paraId="6B5BFBB1" w14:textId="77777777" w:rsidTr="00BE67F9">
        <w:trPr>
          <w:trHeight w:val="330"/>
        </w:trPr>
        <w:tc>
          <w:tcPr>
            <w:tcW w:w="960" w:type="dxa"/>
          </w:tcPr>
          <w:p w14:paraId="6B5BFBAF"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6010</w:t>
            </w:r>
          </w:p>
        </w:tc>
        <w:tc>
          <w:tcPr>
            <w:tcW w:w="9580" w:type="dxa"/>
          </w:tcPr>
          <w:p w14:paraId="6B5BFBB0"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Manual Cash Disbursements</w:t>
            </w:r>
          </w:p>
        </w:tc>
      </w:tr>
      <w:tr w:rsidR="001D00B9" w:rsidRPr="00654FB8" w14:paraId="6B5BFBB4" w14:textId="77777777" w:rsidTr="00BE67F9">
        <w:trPr>
          <w:trHeight w:val="329"/>
        </w:trPr>
        <w:tc>
          <w:tcPr>
            <w:tcW w:w="960" w:type="dxa"/>
          </w:tcPr>
          <w:p w14:paraId="6B5BFBB2" w14:textId="77777777" w:rsidR="001D00B9" w:rsidRPr="00654FB8" w:rsidRDefault="00730C39" w:rsidP="002C5884">
            <w:pPr>
              <w:pStyle w:val="TableParagraph"/>
              <w:widowControl/>
              <w:ind w:left="198"/>
              <w:jc w:val="center"/>
              <w:rPr>
                <w:rFonts w:asciiTheme="minorHAnsi" w:hAnsiTheme="minorHAnsi" w:cstheme="minorHAnsi"/>
              </w:rPr>
            </w:pPr>
            <w:r w:rsidRPr="00654FB8">
              <w:rPr>
                <w:rFonts w:asciiTheme="minorHAnsi" w:hAnsiTheme="minorHAnsi" w:cstheme="minorHAnsi"/>
              </w:rPr>
              <w:t>9754</w:t>
            </w:r>
          </w:p>
        </w:tc>
        <w:tc>
          <w:tcPr>
            <w:tcW w:w="9580" w:type="dxa"/>
          </w:tcPr>
          <w:p w14:paraId="6B5BFBB3" w14:textId="77777777" w:rsidR="001D00B9" w:rsidRPr="00654FB8" w:rsidRDefault="00730C39" w:rsidP="002C5884">
            <w:pPr>
              <w:pStyle w:val="TableParagraph"/>
              <w:widowControl/>
              <w:rPr>
                <w:rFonts w:asciiTheme="minorHAnsi" w:hAnsiTheme="minorHAnsi" w:cstheme="minorHAnsi"/>
              </w:rPr>
            </w:pPr>
            <w:r w:rsidRPr="00654FB8">
              <w:rPr>
                <w:rFonts w:asciiTheme="minorHAnsi" w:hAnsiTheme="minorHAnsi" w:cstheme="minorHAnsi"/>
              </w:rPr>
              <w:t>Horse racing, dog racing and non-sport internet gaming</w:t>
            </w:r>
          </w:p>
        </w:tc>
      </w:tr>
    </w:tbl>
    <w:p w14:paraId="6B5BFBB8" w14:textId="77777777" w:rsidR="001D00B9" w:rsidRPr="00654FB8" w:rsidRDefault="001D00B9" w:rsidP="002C5884">
      <w:pPr>
        <w:widowControl/>
        <w:spacing w:before="220" w:after="220"/>
        <w:rPr>
          <w:rFonts w:asciiTheme="minorHAnsi" w:hAnsiTheme="minorHAnsi" w:cstheme="minorHAnsi"/>
        </w:rPr>
        <w:sectPr w:rsidR="001D00B9" w:rsidRPr="00654FB8" w:rsidSect="00D90697">
          <w:footerReference w:type="default" r:id="rId19"/>
          <w:pgSz w:w="12240" w:h="15840"/>
          <w:pgMar w:top="1008" w:right="1008" w:bottom="1008" w:left="1008" w:header="432" w:footer="432" w:gutter="0"/>
          <w:pgNumType w:start="1"/>
          <w:cols w:space="720"/>
          <w:docGrid w:linePitch="299"/>
        </w:sectPr>
      </w:pPr>
    </w:p>
    <w:p w14:paraId="4EDD93BE" w14:textId="77777777" w:rsidR="00730C39" w:rsidRPr="00654FB8" w:rsidRDefault="00A3114E" w:rsidP="002C5884">
      <w:pPr>
        <w:pStyle w:val="Heading2"/>
        <w:widowControl/>
        <w:spacing w:after="220"/>
        <w:ind w:left="0"/>
        <w:jc w:val="center"/>
        <w:rPr>
          <w:rFonts w:asciiTheme="minorHAnsi" w:hAnsiTheme="minorHAnsi" w:cstheme="minorHAnsi"/>
          <w:sz w:val="22"/>
          <w:szCs w:val="22"/>
          <w:u w:val="single"/>
        </w:rPr>
      </w:pPr>
      <w:r w:rsidRPr="00654FB8">
        <w:rPr>
          <w:rFonts w:asciiTheme="minorHAnsi" w:hAnsiTheme="minorHAnsi" w:cstheme="minorHAnsi"/>
          <w:sz w:val="22"/>
          <w:szCs w:val="22"/>
          <w:u w:val="single"/>
        </w:rPr>
        <w:lastRenderedPageBreak/>
        <w:t>Schedule 4.4(d)</w:t>
      </w:r>
    </w:p>
    <w:p w14:paraId="6B5BFBBA" w14:textId="158D5B60" w:rsidR="001D00B9" w:rsidRPr="00654FB8" w:rsidRDefault="00730C39" w:rsidP="002C5884">
      <w:pPr>
        <w:pStyle w:val="Heading2"/>
        <w:widowControl/>
        <w:spacing w:after="220"/>
        <w:ind w:left="0"/>
        <w:jc w:val="center"/>
        <w:rPr>
          <w:rFonts w:asciiTheme="minorHAnsi" w:hAnsiTheme="minorHAnsi" w:cstheme="minorHAnsi"/>
          <w:sz w:val="22"/>
          <w:szCs w:val="22"/>
        </w:rPr>
      </w:pPr>
      <w:r w:rsidRPr="00654FB8">
        <w:rPr>
          <w:rFonts w:asciiTheme="minorHAnsi" w:hAnsiTheme="minorHAnsi" w:cstheme="minorHAnsi"/>
          <w:sz w:val="22"/>
          <w:szCs w:val="22"/>
        </w:rPr>
        <w:t>COMPLAINTS REPORTING POLICY</w:t>
      </w:r>
    </w:p>
    <w:p w14:paraId="6B5BFBBC" w14:textId="6792B3EE" w:rsidR="001D00B9" w:rsidRPr="00654FB8" w:rsidRDefault="00E93C0D" w:rsidP="00505B6F">
      <w:pPr>
        <w:pStyle w:val="BodyText"/>
        <w:widowControl/>
        <w:spacing w:before="220" w:after="220"/>
        <w:ind w:left="220"/>
        <w:jc w:val="both"/>
        <w:rPr>
          <w:rFonts w:asciiTheme="minorHAnsi" w:hAnsiTheme="minorHAnsi" w:cstheme="minorHAnsi"/>
          <w:sz w:val="22"/>
          <w:szCs w:val="22"/>
        </w:rPr>
      </w:pPr>
      <w:r w:rsidRPr="00654FB8">
        <w:rPr>
          <w:rFonts w:asciiTheme="minorHAnsi" w:hAnsiTheme="minorHAnsi" w:cstheme="minorHAnsi"/>
          <w:sz w:val="22"/>
          <w:szCs w:val="22"/>
        </w:rPr>
        <w:t>Program Manager</w:t>
      </w:r>
      <w:r w:rsidR="00730C39" w:rsidRPr="00654FB8">
        <w:rPr>
          <w:rFonts w:asciiTheme="minorHAnsi" w:hAnsiTheme="minorHAnsi" w:cstheme="minorHAnsi"/>
          <w:sz w:val="22"/>
          <w:szCs w:val="22"/>
        </w:rPr>
        <w:t xml:space="preserve"> has implemented a Complaints and Error Resolution Policy that incorporates Regulation E requirements that cover the relevant </w:t>
      </w:r>
      <w:r w:rsidR="000B6C6C" w:rsidRPr="00654FB8">
        <w:rPr>
          <w:rFonts w:asciiTheme="minorHAnsi" w:hAnsiTheme="minorHAnsi" w:cstheme="minorHAnsi"/>
          <w:sz w:val="22"/>
          <w:szCs w:val="22"/>
        </w:rPr>
        <w:t>End User</w:t>
      </w:r>
      <w:r w:rsidR="00730C39" w:rsidRPr="00654FB8">
        <w:rPr>
          <w:rFonts w:asciiTheme="minorHAnsi" w:hAnsiTheme="minorHAnsi" w:cstheme="minorHAnsi"/>
          <w:sz w:val="22"/>
          <w:szCs w:val="22"/>
        </w:rPr>
        <w:t>s and Transactions. That policy includes the following:</w:t>
      </w:r>
    </w:p>
    <w:p w14:paraId="6B5BFBBE" w14:textId="51E4052C" w:rsidR="001D00B9" w:rsidRPr="00654FB8" w:rsidRDefault="00E93C0D" w:rsidP="002C5884">
      <w:pPr>
        <w:pStyle w:val="ListParagraph"/>
        <w:widowControl/>
        <w:numPr>
          <w:ilvl w:val="0"/>
          <w:numId w:val="5"/>
        </w:numPr>
        <w:tabs>
          <w:tab w:val="left" w:pos="1300"/>
        </w:tabs>
        <w:spacing w:before="220" w:after="220"/>
        <w:ind w:right="0"/>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will share a spreadsheet log of all Complaints, regardless of materiality, on a twice- monthly basis;</w:t>
      </w:r>
    </w:p>
    <w:p w14:paraId="6B5BFBBF" w14:textId="32458FA1" w:rsidR="001D00B9" w:rsidRPr="00654FB8" w:rsidRDefault="00E93C0D" w:rsidP="002C5884">
      <w:pPr>
        <w:pStyle w:val="ListParagraph"/>
        <w:widowControl/>
        <w:numPr>
          <w:ilvl w:val="0"/>
          <w:numId w:val="5"/>
        </w:numPr>
        <w:tabs>
          <w:tab w:val="left" w:pos="1300"/>
        </w:tabs>
        <w:spacing w:before="220" w:after="220"/>
        <w:ind w:right="0"/>
        <w:rPr>
          <w:rFonts w:asciiTheme="minorHAnsi" w:hAnsiTheme="minorHAnsi" w:cstheme="minorHAnsi"/>
        </w:rPr>
      </w:pPr>
      <w:r w:rsidRPr="00654FB8">
        <w:rPr>
          <w:rFonts w:asciiTheme="minorHAnsi" w:hAnsiTheme="minorHAnsi" w:cstheme="minorHAnsi"/>
        </w:rPr>
        <w:t>Program Manager</w:t>
      </w:r>
      <w:r w:rsidR="00730C39" w:rsidRPr="00654FB8">
        <w:rPr>
          <w:rFonts w:asciiTheme="minorHAnsi" w:hAnsiTheme="minorHAnsi" w:cstheme="minorHAnsi"/>
        </w:rPr>
        <w:t xml:space="preserve"> shall arrange a monthly call with </w:t>
      </w:r>
      <w:r w:rsidRPr="00654FB8">
        <w:rPr>
          <w:rFonts w:asciiTheme="minorHAnsi" w:hAnsiTheme="minorHAnsi" w:cstheme="minorHAnsi"/>
        </w:rPr>
        <w:t>Zenus</w:t>
      </w:r>
      <w:r w:rsidR="00730C39" w:rsidRPr="00654FB8">
        <w:rPr>
          <w:rFonts w:asciiTheme="minorHAnsi" w:hAnsiTheme="minorHAnsi" w:cstheme="minorHAnsi"/>
        </w:rPr>
        <w:t xml:space="preserve"> to discuss Complaints;</w:t>
      </w:r>
    </w:p>
    <w:p w14:paraId="6B5BFBC0" w14:textId="28664573" w:rsidR="001D00B9" w:rsidRPr="00654FB8" w:rsidRDefault="00730C39" w:rsidP="002C5884">
      <w:pPr>
        <w:pStyle w:val="ListParagraph"/>
        <w:widowControl/>
        <w:numPr>
          <w:ilvl w:val="0"/>
          <w:numId w:val="5"/>
        </w:numPr>
        <w:tabs>
          <w:tab w:val="left" w:pos="1300"/>
        </w:tabs>
        <w:spacing w:before="220" w:after="220"/>
        <w:ind w:right="0"/>
        <w:rPr>
          <w:rFonts w:asciiTheme="minorHAnsi" w:hAnsiTheme="minorHAnsi" w:cstheme="minorHAnsi"/>
        </w:rPr>
      </w:pPr>
      <w:r w:rsidRPr="00654FB8">
        <w:rPr>
          <w:rFonts w:asciiTheme="minorHAnsi" w:hAnsiTheme="minorHAnsi" w:cstheme="minorHAnsi"/>
        </w:rPr>
        <w:t xml:space="preserve">If </w:t>
      </w:r>
      <w:r w:rsidR="00E93C0D" w:rsidRPr="00654FB8">
        <w:rPr>
          <w:rFonts w:asciiTheme="minorHAnsi" w:hAnsiTheme="minorHAnsi" w:cstheme="minorHAnsi"/>
        </w:rPr>
        <w:t>Zenus</w:t>
      </w:r>
      <w:r w:rsidRPr="00654FB8">
        <w:rPr>
          <w:rFonts w:asciiTheme="minorHAnsi" w:hAnsiTheme="minorHAnsi" w:cstheme="minorHAnsi"/>
        </w:rPr>
        <w:t xml:space="preserve"> would like to discuss any particular Complaint listed in the spreadsheet log or see records with respect to that Complaint, then it may submit a request to </w:t>
      </w:r>
      <w:r w:rsidR="00E93C0D" w:rsidRPr="00654FB8">
        <w:rPr>
          <w:rFonts w:asciiTheme="minorHAnsi" w:hAnsiTheme="minorHAnsi" w:cstheme="minorHAnsi"/>
        </w:rPr>
        <w:t>Program Manager</w:t>
      </w:r>
      <w:r w:rsidRPr="00654FB8">
        <w:rPr>
          <w:rFonts w:asciiTheme="minorHAnsi" w:hAnsiTheme="minorHAnsi" w:cstheme="minorHAnsi"/>
        </w:rPr>
        <w:t xml:space="preserve"> so that </w:t>
      </w:r>
      <w:r w:rsidR="002D33F6" w:rsidRPr="00654FB8">
        <w:rPr>
          <w:rFonts w:asciiTheme="minorHAnsi" w:hAnsiTheme="minorHAnsi" w:cstheme="minorHAnsi"/>
        </w:rPr>
        <w:t>it</w:t>
      </w:r>
      <w:r w:rsidRPr="00654FB8">
        <w:rPr>
          <w:rFonts w:asciiTheme="minorHAnsi" w:hAnsiTheme="minorHAnsi" w:cstheme="minorHAnsi"/>
        </w:rPr>
        <w:t xml:space="preserve"> may prepare this information in advance of the monthly standing call;</w:t>
      </w:r>
    </w:p>
    <w:p w14:paraId="6B5BFBC1" w14:textId="020D9C2A" w:rsidR="001D00B9" w:rsidRPr="00654FB8" w:rsidRDefault="00730C39" w:rsidP="002C5884">
      <w:pPr>
        <w:pStyle w:val="ListParagraph"/>
        <w:widowControl/>
        <w:numPr>
          <w:ilvl w:val="0"/>
          <w:numId w:val="5"/>
        </w:numPr>
        <w:tabs>
          <w:tab w:val="left" w:pos="1300"/>
        </w:tabs>
        <w:spacing w:before="220" w:after="220"/>
        <w:ind w:right="0"/>
        <w:rPr>
          <w:rFonts w:asciiTheme="minorHAnsi" w:hAnsiTheme="minorHAnsi" w:cstheme="minorHAnsi"/>
        </w:rPr>
      </w:pPr>
      <w:r w:rsidRPr="00654FB8">
        <w:rPr>
          <w:rFonts w:asciiTheme="minorHAnsi" w:hAnsiTheme="minorHAnsi" w:cstheme="minorHAnsi"/>
        </w:rPr>
        <w:t xml:space="preserve">In the monthly standing call with </w:t>
      </w:r>
      <w:r w:rsidR="00E93C0D" w:rsidRPr="00654FB8">
        <w:rPr>
          <w:rFonts w:asciiTheme="minorHAnsi" w:hAnsiTheme="minorHAnsi" w:cstheme="minorHAnsi"/>
        </w:rPr>
        <w:t>Zenus</w:t>
      </w:r>
      <w:r w:rsidRPr="00654FB8">
        <w:rPr>
          <w:rFonts w:asciiTheme="minorHAnsi" w:hAnsiTheme="minorHAnsi" w:cstheme="minorHAnsi"/>
        </w:rPr>
        <w:t xml:space="preserve">, and regardless of whether any specific request was previously made by </w:t>
      </w:r>
      <w:r w:rsidR="00E93C0D" w:rsidRPr="00654FB8">
        <w:rPr>
          <w:rFonts w:asciiTheme="minorHAnsi" w:hAnsiTheme="minorHAnsi" w:cstheme="minorHAnsi"/>
        </w:rPr>
        <w:t>Zenus</w:t>
      </w:r>
      <w:r w:rsidRPr="00654FB8">
        <w:rPr>
          <w:rFonts w:asciiTheme="minorHAnsi" w:hAnsiTheme="minorHAnsi" w:cstheme="minorHAnsi"/>
        </w:rPr>
        <w:t xml:space="preserve">, </w:t>
      </w:r>
      <w:r w:rsidR="00E93C0D" w:rsidRPr="00654FB8">
        <w:rPr>
          <w:rFonts w:asciiTheme="minorHAnsi" w:hAnsiTheme="minorHAnsi" w:cstheme="minorHAnsi"/>
        </w:rPr>
        <w:t>Program Manager</w:t>
      </w:r>
      <w:r w:rsidRPr="00654FB8">
        <w:rPr>
          <w:rFonts w:asciiTheme="minorHAnsi" w:hAnsiTheme="minorHAnsi" w:cstheme="minorHAnsi"/>
        </w:rPr>
        <w:t xml:space="preserve"> will provide a summary of learnings from the previous month cases, and highlight problematic Complaints including “unresolved complaints” (e.g., high value, multiple complaints from the same </w:t>
      </w:r>
      <w:r w:rsidR="000B6C6C" w:rsidRPr="00654FB8">
        <w:rPr>
          <w:rFonts w:asciiTheme="minorHAnsi" w:hAnsiTheme="minorHAnsi" w:cstheme="minorHAnsi"/>
        </w:rPr>
        <w:t>End User</w:t>
      </w:r>
      <w:r w:rsidRPr="00654FB8">
        <w:rPr>
          <w:rFonts w:asciiTheme="minorHAnsi" w:hAnsiTheme="minorHAnsi" w:cstheme="minorHAnsi"/>
        </w:rPr>
        <w:t>, length of time to resolution);</w:t>
      </w:r>
    </w:p>
    <w:p w14:paraId="6B5BFBC2" w14:textId="72B0A5D1" w:rsidR="001D00B9" w:rsidRPr="00654FB8" w:rsidRDefault="00730C39" w:rsidP="002C5884">
      <w:pPr>
        <w:pStyle w:val="ListParagraph"/>
        <w:widowControl/>
        <w:numPr>
          <w:ilvl w:val="0"/>
          <w:numId w:val="5"/>
        </w:numPr>
        <w:tabs>
          <w:tab w:val="left" w:pos="1300"/>
        </w:tabs>
        <w:spacing w:before="220" w:after="220"/>
        <w:ind w:right="0"/>
        <w:rPr>
          <w:rFonts w:asciiTheme="minorHAnsi" w:hAnsiTheme="minorHAnsi" w:cstheme="minorHAnsi"/>
        </w:rPr>
      </w:pPr>
      <w:r w:rsidRPr="00654FB8">
        <w:rPr>
          <w:rFonts w:asciiTheme="minorHAnsi" w:hAnsiTheme="minorHAnsi" w:cstheme="minorHAnsi"/>
        </w:rPr>
        <w:t xml:space="preserve">If </w:t>
      </w:r>
      <w:r w:rsidR="00E93C0D" w:rsidRPr="00654FB8">
        <w:rPr>
          <w:rFonts w:asciiTheme="minorHAnsi" w:hAnsiTheme="minorHAnsi" w:cstheme="minorHAnsi"/>
        </w:rPr>
        <w:t>Zenus</w:t>
      </w:r>
      <w:r w:rsidRPr="00654FB8">
        <w:rPr>
          <w:rFonts w:asciiTheme="minorHAnsi" w:hAnsiTheme="minorHAnsi" w:cstheme="minorHAnsi"/>
        </w:rPr>
        <w:t xml:space="preserve"> would like to see an updated current spreadsheet log at any time, it may request this from </w:t>
      </w:r>
      <w:r w:rsidR="00E93C0D" w:rsidRPr="00654FB8">
        <w:rPr>
          <w:rFonts w:asciiTheme="minorHAnsi" w:hAnsiTheme="minorHAnsi" w:cstheme="minorHAnsi"/>
        </w:rPr>
        <w:t>Program Manager</w:t>
      </w:r>
      <w:r w:rsidRPr="00654FB8">
        <w:rPr>
          <w:rFonts w:asciiTheme="minorHAnsi" w:hAnsiTheme="minorHAnsi" w:cstheme="minorHAnsi"/>
        </w:rPr>
        <w:t>; and</w:t>
      </w:r>
    </w:p>
    <w:p w14:paraId="6B5BFBC3" w14:textId="1E15EFF0" w:rsidR="001D00B9" w:rsidRPr="00654FB8" w:rsidRDefault="00730C39" w:rsidP="002C5884">
      <w:pPr>
        <w:pStyle w:val="ListParagraph"/>
        <w:widowControl/>
        <w:numPr>
          <w:ilvl w:val="0"/>
          <w:numId w:val="5"/>
        </w:numPr>
        <w:tabs>
          <w:tab w:val="left" w:pos="1300"/>
        </w:tabs>
        <w:spacing w:before="220" w:after="220"/>
        <w:ind w:right="0"/>
        <w:rPr>
          <w:rFonts w:asciiTheme="minorHAnsi" w:hAnsiTheme="minorHAnsi" w:cstheme="minorHAnsi"/>
        </w:rPr>
      </w:pPr>
      <w:r w:rsidRPr="00654FB8">
        <w:rPr>
          <w:rFonts w:asciiTheme="minorHAnsi" w:hAnsiTheme="minorHAnsi" w:cstheme="minorHAnsi"/>
        </w:rPr>
        <w:t xml:space="preserve">If </w:t>
      </w:r>
      <w:r w:rsidR="00E93C0D" w:rsidRPr="00654FB8">
        <w:rPr>
          <w:rFonts w:asciiTheme="minorHAnsi" w:hAnsiTheme="minorHAnsi" w:cstheme="minorHAnsi"/>
        </w:rPr>
        <w:t>Zenus</w:t>
      </w:r>
      <w:r w:rsidRPr="00654FB8">
        <w:rPr>
          <w:rFonts w:asciiTheme="minorHAnsi" w:hAnsiTheme="minorHAnsi" w:cstheme="minorHAnsi"/>
        </w:rPr>
        <w:t xml:space="preserve"> would like to see the audit trail for any particular Complaint, then </w:t>
      </w:r>
      <w:r w:rsidR="00E93C0D" w:rsidRPr="00654FB8">
        <w:rPr>
          <w:rFonts w:asciiTheme="minorHAnsi" w:hAnsiTheme="minorHAnsi" w:cstheme="minorHAnsi"/>
        </w:rPr>
        <w:t>Zenus</w:t>
      </w:r>
      <w:r w:rsidRPr="00654FB8">
        <w:rPr>
          <w:rFonts w:asciiTheme="minorHAnsi" w:hAnsiTheme="minorHAnsi" w:cstheme="minorHAnsi"/>
        </w:rPr>
        <w:t xml:space="preserve"> should submit a request to </w:t>
      </w:r>
      <w:r w:rsidR="00E93C0D" w:rsidRPr="00654FB8">
        <w:rPr>
          <w:rFonts w:asciiTheme="minorHAnsi" w:hAnsiTheme="minorHAnsi" w:cstheme="minorHAnsi"/>
        </w:rPr>
        <w:t>Program Manager</w:t>
      </w:r>
      <w:r w:rsidRPr="00654FB8">
        <w:rPr>
          <w:rFonts w:asciiTheme="minorHAnsi" w:hAnsiTheme="minorHAnsi" w:cstheme="minorHAnsi"/>
        </w:rPr>
        <w:t xml:space="preserve">, and </w:t>
      </w:r>
      <w:r w:rsidR="00E93C0D" w:rsidRPr="00654FB8">
        <w:rPr>
          <w:rFonts w:asciiTheme="minorHAnsi" w:hAnsiTheme="minorHAnsi" w:cstheme="minorHAnsi"/>
        </w:rPr>
        <w:t>Program Manager</w:t>
      </w:r>
      <w:r w:rsidRPr="00654FB8">
        <w:rPr>
          <w:rFonts w:asciiTheme="minorHAnsi" w:hAnsiTheme="minorHAnsi" w:cstheme="minorHAnsi"/>
        </w:rPr>
        <w:t xml:space="preserve"> will provide all relevant records up to the date of </w:t>
      </w:r>
      <w:r w:rsidR="00E93C0D" w:rsidRPr="00654FB8">
        <w:rPr>
          <w:rFonts w:asciiTheme="minorHAnsi" w:hAnsiTheme="minorHAnsi" w:cstheme="minorHAnsi"/>
        </w:rPr>
        <w:t>Zenus</w:t>
      </w:r>
      <w:r w:rsidRPr="00654FB8">
        <w:rPr>
          <w:rFonts w:asciiTheme="minorHAnsi" w:hAnsiTheme="minorHAnsi" w:cstheme="minorHAnsi"/>
        </w:rPr>
        <w:t xml:space="preserve">’ request within 3 business days of </w:t>
      </w:r>
      <w:r w:rsidR="00E93C0D" w:rsidRPr="00654FB8">
        <w:rPr>
          <w:rFonts w:asciiTheme="minorHAnsi" w:hAnsiTheme="minorHAnsi" w:cstheme="minorHAnsi"/>
        </w:rPr>
        <w:t>Zenus</w:t>
      </w:r>
      <w:r w:rsidRPr="00654FB8">
        <w:rPr>
          <w:rFonts w:asciiTheme="minorHAnsi" w:hAnsiTheme="minorHAnsi" w:cstheme="minorHAnsi"/>
        </w:rPr>
        <w:t>’ request.</w:t>
      </w:r>
    </w:p>
    <w:p w14:paraId="6B5BFBC4" w14:textId="5BFEBDCF" w:rsidR="00730C39" w:rsidRPr="00654FB8" w:rsidRDefault="00730C39" w:rsidP="002C5884">
      <w:pPr>
        <w:widowControl/>
        <w:spacing w:before="220" w:after="220"/>
        <w:jc w:val="both"/>
        <w:rPr>
          <w:rFonts w:asciiTheme="minorHAnsi" w:hAnsiTheme="minorHAnsi" w:cstheme="minorHAnsi"/>
        </w:rPr>
        <w:sectPr w:rsidR="00730C39" w:rsidRPr="00654FB8" w:rsidSect="00D90697">
          <w:footerReference w:type="default" r:id="rId20"/>
          <w:pgSz w:w="12240" w:h="15840"/>
          <w:pgMar w:top="1008" w:right="1008" w:bottom="1008" w:left="1008" w:header="432" w:footer="432" w:gutter="0"/>
          <w:cols w:space="720"/>
          <w:docGrid w:linePitch="299"/>
        </w:sectPr>
      </w:pPr>
    </w:p>
    <w:p w14:paraId="05D4E054" w14:textId="3C1A2984" w:rsidR="00730C39" w:rsidRPr="00654FB8" w:rsidRDefault="00A3114E" w:rsidP="00C85E16">
      <w:pPr>
        <w:pStyle w:val="Heading2"/>
        <w:widowControl/>
        <w:spacing w:before="220" w:after="220"/>
        <w:ind w:left="0"/>
        <w:jc w:val="center"/>
        <w:rPr>
          <w:rFonts w:asciiTheme="minorHAnsi" w:hAnsiTheme="minorHAnsi" w:cstheme="minorHAnsi"/>
          <w:sz w:val="22"/>
          <w:szCs w:val="22"/>
          <w:u w:val="single"/>
        </w:rPr>
      </w:pPr>
      <w:commentRangeStart w:id="44"/>
      <w:r w:rsidRPr="00654FB8">
        <w:rPr>
          <w:rFonts w:asciiTheme="minorHAnsi" w:hAnsiTheme="minorHAnsi" w:cstheme="minorHAnsi"/>
          <w:sz w:val="22"/>
          <w:szCs w:val="22"/>
          <w:u w:val="single"/>
        </w:rPr>
        <w:lastRenderedPageBreak/>
        <w:t>Schedule 11.1</w:t>
      </w:r>
      <w:commentRangeEnd w:id="44"/>
      <w:r w:rsidR="00D4393C" w:rsidRPr="00654FB8">
        <w:rPr>
          <w:rStyle w:val="CommentReference"/>
          <w:rFonts w:asciiTheme="minorHAnsi" w:hAnsiTheme="minorHAnsi" w:cstheme="minorHAnsi"/>
          <w:sz w:val="22"/>
          <w:szCs w:val="22"/>
          <w:u w:val="single"/>
        </w:rPr>
        <w:commentReference w:id="44"/>
      </w:r>
    </w:p>
    <w:p w14:paraId="78FCD685" w14:textId="7D1EDB3A" w:rsidR="00E80B06" w:rsidRDefault="00C85E16" w:rsidP="000A4724">
      <w:pPr>
        <w:pStyle w:val="Heading2"/>
        <w:widowControl/>
        <w:spacing w:before="220" w:after="220"/>
        <w:ind w:left="0"/>
        <w:jc w:val="center"/>
        <w:rPr>
          <w:rFonts w:asciiTheme="minorHAnsi" w:hAnsiTheme="minorHAnsi" w:cstheme="minorHAnsi"/>
          <w:sz w:val="22"/>
          <w:szCs w:val="22"/>
        </w:rPr>
      </w:pPr>
      <w:r w:rsidRPr="00654FB8">
        <w:rPr>
          <w:rFonts w:asciiTheme="minorHAnsi" w:hAnsiTheme="minorHAnsi" w:cstheme="minorHAnsi"/>
          <w:sz w:val="22"/>
          <w:szCs w:val="22"/>
        </w:rPr>
        <w:t xml:space="preserve">Zenus Bank </w:t>
      </w:r>
      <w:r w:rsidR="00730C39" w:rsidRPr="00654FB8">
        <w:rPr>
          <w:rFonts w:asciiTheme="minorHAnsi" w:hAnsiTheme="minorHAnsi" w:cstheme="minorHAnsi"/>
          <w:sz w:val="22"/>
          <w:szCs w:val="22"/>
        </w:rPr>
        <w:t xml:space="preserve">FEES </w:t>
      </w:r>
    </w:p>
    <w:p w14:paraId="116D0E88" w14:textId="77777777" w:rsidR="000A4724" w:rsidRPr="00654FB8" w:rsidRDefault="000A4724" w:rsidP="000A4724">
      <w:pPr>
        <w:pStyle w:val="Heading2"/>
        <w:widowControl/>
        <w:spacing w:before="220" w:after="220"/>
        <w:ind w:left="0"/>
        <w:jc w:val="center"/>
        <w:rPr>
          <w:rFonts w:asciiTheme="minorHAnsi" w:hAnsiTheme="minorHAnsi" w:cstheme="minorHAnsi"/>
          <w:sz w:val="22"/>
          <w:szCs w:val="22"/>
        </w:rPr>
      </w:pPr>
    </w:p>
    <w:tbl>
      <w:tblPr>
        <w:tblW w:w="11560" w:type="dxa"/>
        <w:jc w:val="center"/>
        <w:tblLook w:val="04A0" w:firstRow="1" w:lastRow="0" w:firstColumn="1" w:lastColumn="0" w:noHBand="0" w:noVBand="1"/>
      </w:tblPr>
      <w:tblGrid>
        <w:gridCol w:w="2979"/>
        <w:gridCol w:w="1059"/>
        <w:gridCol w:w="1260"/>
        <w:gridCol w:w="222"/>
        <w:gridCol w:w="2460"/>
        <w:gridCol w:w="2140"/>
        <w:gridCol w:w="1440"/>
      </w:tblGrid>
      <w:tr w:rsidR="000A4724" w:rsidRPr="000A4724" w14:paraId="14C8C369" w14:textId="77777777" w:rsidTr="000A4724">
        <w:trPr>
          <w:trHeight w:val="560"/>
          <w:jc w:val="center"/>
        </w:trPr>
        <w:tc>
          <w:tcPr>
            <w:tcW w:w="4040" w:type="dxa"/>
            <w:gridSpan w:val="2"/>
            <w:tcBorders>
              <w:top w:val="single" w:sz="4" w:space="0" w:color="auto"/>
              <w:left w:val="single" w:sz="4" w:space="0" w:color="auto"/>
              <w:bottom w:val="single" w:sz="4" w:space="0" w:color="auto"/>
              <w:right w:val="single" w:sz="4" w:space="0" w:color="auto"/>
            </w:tcBorders>
            <w:shd w:val="clear" w:color="000000" w:fill="F2F2F2"/>
            <w:vAlign w:val="center"/>
            <w:hideMark/>
          </w:tcPr>
          <w:p w14:paraId="4E1A2704" w14:textId="77777777" w:rsidR="000A4724" w:rsidRPr="000A4724" w:rsidRDefault="000A4724" w:rsidP="000A4724">
            <w:pPr>
              <w:widowControl/>
              <w:autoSpaceDE/>
              <w:autoSpaceDN/>
              <w:jc w:val="center"/>
              <w:rPr>
                <w:rFonts w:ascii="APERCUPRO-LIGHT" w:hAnsi="APERCUPRO-LIGHT"/>
                <w:sz w:val="20"/>
                <w:szCs w:val="20"/>
              </w:rPr>
            </w:pPr>
            <w:r w:rsidRPr="000A4724">
              <w:rPr>
                <w:rFonts w:ascii="APERCUPRO-LIGHT" w:hAnsi="APERCUPRO-LIGHT"/>
                <w:sz w:val="20"/>
                <w:szCs w:val="20"/>
              </w:rPr>
              <w:t>Service: USD FBO and Virtual Accounts   </w:t>
            </w:r>
          </w:p>
        </w:tc>
        <w:tc>
          <w:tcPr>
            <w:tcW w:w="1260" w:type="dxa"/>
            <w:tcBorders>
              <w:top w:val="single" w:sz="4" w:space="0" w:color="auto"/>
              <w:left w:val="nil"/>
              <w:bottom w:val="single" w:sz="4" w:space="0" w:color="auto"/>
              <w:right w:val="single" w:sz="4" w:space="0" w:color="auto"/>
            </w:tcBorders>
            <w:shd w:val="clear" w:color="000000" w:fill="F2F2F2"/>
            <w:vAlign w:val="center"/>
            <w:hideMark/>
          </w:tcPr>
          <w:p w14:paraId="5C57924D" w14:textId="77777777" w:rsidR="000A4724" w:rsidRPr="000A4724" w:rsidRDefault="000A4724" w:rsidP="000A4724">
            <w:pPr>
              <w:widowControl/>
              <w:autoSpaceDE/>
              <w:autoSpaceDN/>
              <w:jc w:val="center"/>
              <w:rPr>
                <w:rFonts w:ascii="APERCUPRO-LIGHT" w:hAnsi="APERCUPRO-LIGHT"/>
                <w:sz w:val="20"/>
                <w:szCs w:val="20"/>
              </w:rPr>
            </w:pPr>
            <w:r w:rsidRPr="000A4724">
              <w:rPr>
                <w:rFonts w:ascii="APERCUPRO-LIGHT" w:hAnsi="APERCUPRO-LIGHT"/>
                <w:sz w:val="20"/>
                <w:szCs w:val="20"/>
              </w:rPr>
              <w:t>Fee</w:t>
            </w:r>
          </w:p>
        </w:tc>
        <w:tc>
          <w:tcPr>
            <w:tcW w:w="220" w:type="dxa"/>
            <w:tcBorders>
              <w:top w:val="nil"/>
              <w:left w:val="nil"/>
              <w:bottom w:val="nil"/>
              <w:right w:val="nil"/>
            </w:tcBorders>
            <w:noWrap/>
            <w:vAlign w:val="bottom"/>
            <w:hideMark/>
          </w:tcPr>
          <w:p w14:paraId="2694899D" w14:textId="77777777" w:rsidR="000A4724" w:rsidRPr="000A4724" w:rsidRDefault="000A4724" w:rsidP="000A4724">
            <w:pPr>
              <w:widowControl/>
              <w:autoSpaceDE/>
              <w:autoSpaceDN/>
              <w:jc w:val="center"/>
              <w:rPr>
                <w:rFonts w:ascii="APERCUPRO-LIGHT" w:hAnsi="APERCUPRO-LIGHT"/>
                <w:sz w:val="20"/>
                <w:szCs w:val="20"/>
              </w:rPr>
            </w:pPr>
          </w:p>
        </w:tc>
        <w:tc>
          <w:tcPr>
            <w:tcW w:w="2460"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2B700642" w14:textId="56BDBFD2"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Fed Wire // SWIFT</w:t>
            </w:r>
          </w:p>
        </w:tc>
        <w:tc>
          <w:tcPr>
            <w:tcW w:w="2140" w:type="dxa"/>
            <w:tcBorders>
              <w:top w:val="single" w:sz="4" w:space="0" w:color="auto"/>
              <w:left w:val="nil"/>
              <w:bottom w:val="single" w:sz="4" w:space="0" w:color="auto"/>
              <w:right w:val="single" w:sz="4" w:space="0" w:color="auto"/>
            </w:tcBorders>
            <w:shd w:val="clear" w:color="000000" w:fill="F2F2F2"/>
            <w:noWrap/>
            <w:vAlign w:val="center"/>
            <w:hideMark/>
          </w:tcPr>
          <w:p w14:paraId="03ACCAA0"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Vol.</w:t>
            </w:r>
          </w:p>
        </w:tc>
        <w:tc>
          <w:tcPr>
            <w:tcW w:w="1440" w:type="dxa"/>
            <w:tcBorders>
              <w:top w:val="single" w:sz="4" w:space="0" w:color="auto"/>
              <w:left w:val="nil"/>
              <w:bottom w:val="single" w:sz="4" w:space="0" w:color="auto"/>
              <w:right w:val="single" w:sz="4" w:space="0" w:color="auto"/>
            </w:tcBorders>
            <w:shd w:val="clear" w:color="000000" w:fill="F2F2F2"/>
            <w:vAlign w:val="center"/>
            <w:hideMark/>
          </w:tcPr>
          <w:p w14:paraId="16E61BE4"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Fee per Transaction</w:t>
            </w:r>
          </w:p>
        </w:tc>
      </w:tr>
      <w:tr w:rsidR="000A4724" w:rsidRPr="000A4724" w14:paraId="17A46C4E" w14:textId="77777777" w:rsidTr="000A4724">
        <w:trPr>
          <w:trHeight w:val="320"/>
          <w:jc w:val="center"/>
        </w:trPr>
        <w:tc>
          <w:tcPr>
            <w:tcW w:w="2980" w:type="dxa"/>
            <w:tcBorders>
              <w:top w:val="nil"/>
              <w:left w:val="single" w:sz="4" w:space="0" w:color="auto"/>
              <w:bottom w:val="nil"/>
              <w:right w:val="nil"/>
            </w:tcBorders>
            <w:vAlign w:val="center"/>
            <w:hideMark/>
          </w:tcPr>
          <w:p w14:paraId="74FD54DB" w14:textId="4D913ABC" w:rsidR="000A4724" w:rsidRPr="000A4724" w:rsidRDefault="000A4724" w:rsidP="000A4724">
            <w:pPr>
              <w:widowControl/>
              <w:autoSpaceDE/>
              <w:autoSpaceDN/>
              <w:jc w:val="both"/>
              <w:rPr>
                <w:rFonts w:ascii="APERCUPRO-LIGHT" w:hAnsi="APERCUPRO-LIGHT"/>
                <w:sz w:val="20"/>
                <w:szCs w:val="20"/>
              </w:rPr>
            </w:pPr>
            <w:r w:rsidRPr="000A4724">
              <w:rPr>
                <w:rFonts w:ascii="APERCUPRO-LIGHT" w:hAnsi="APERCUPRO-LIGHT"/>
                <w:sz w:val="20"/>
                <w:szCs w:val="20"/>
              </w:rPr>
              <w:t>Due Diligence Fee</w:t>
            </w:r>
            <w:r>
              <w:rPr>
                <w:rFonts w:ascii="APERCUPRO-LIGHT" w:hAnsi="APERCUPRO-LIGHT"/>
                <w:sz w:val="20"/>
                <w:szCs w:val="20"/>
              </w:rPr>
              <w:t>*</w:t>
            </w:r>
            <w:r w:rsidRPr="000A4724">
              <w:rPr>
                <w:rFonts w:ascii="APERCUPRO-LIGHT" w:hAnsi="APERCUPRO-LIGHT"/>
                <w:sz w:val="20"/>
                <w:szCs w:val="20"/>
              </w:rPr>
              <w:t xml:space="preserve"> </w:t>
            </w:r>
          </w:p>
        </w:tc>
        <w:tc>
          <w:tcPr>
            <w:tcW w:w="1060" w:type="dxa"/>
            <w:tcBorders>
              <w:top w:val="nil"/>
              <w:left w:val="nil"/>
              <w:bottom w:val="nil"/>
              <w:right w:val="nil"/>
            </w:tcBorders>
            <w:vAlign w:val="center"/>
            <w:hideMark/>
          </w:tcPr>
          <w:p w14:paraId="35AD3ADD" w14:textId="77777777" w:rsidR="000A4724" w:rsidRPr="000A4724" w:rsidRDefault="000A4724" w:rsidP="000A4724">
            <w:pPr>
              <w:widowControl/>
              <w:autoSpaceDE/>
              <w:autoSpaceDN/>
              <w:rPr>
                <w:rFonts w:ascii="APERCUPRO-LIGHT" w:hAnsi="APERCUPRO-LIGHT"/>
                <w:sz w:val="20"/>
                <w:szCs w:val="20"/>
              </w:rPr>
            </w:pPr>
            <w:r w:rsidRPr="000A4724">
              <w:rPr>
                <w:rFonts w:ascii="APERCUPRO-LIGHT" w:hAnsi="APERCUPRO-LIGHT"/>
                <w:sz w:val="20"/>
                <w:szCs w:val="20"/>
              </w:rPr>
              <w:t> </w:t>
            </w:r>
          </w:p>
        </w:tc>
        <w:tc>
          <w:tcPr>
            <w:tcW w:w="1260" w:type="dxa"/>
            <w:tcBorders>
              <w:top w:val="nil"/>
              <w:left w:val="nil"/>
              <w:bottom w:val="nil"/>
              <w:right w:val="single" w:sz="4" w:space="0" w:color="auto"/>
            </w:tcBorders>
            <w:vAlign w:val="center"/>
            <w:hideMark/>
          </w:tcPr>
          <w:p w14:paraId="51B7F9F0" w14:textId="77777777" w:rsidR="000A4724" w:rsidRPr="000A4724" w:rsidRDefault="000A4724" w:rsidP="000A4724">
            <w:pPr>
              <w:widowControl/>
              <w:autoSpaceDE/>
              <w:autoSpaceDN/>
              <w:jc w:val="right"/>
              <w:rPr>
                <w:rFonts w:ascii="APERCUPRO-LIGHT" w:hAnsi="APERCUPRO-LIGHT"/>
                <w:sz w:val="20"/>
                <w:szCs w:val="20"/>
              </w:rPr>
            </w:pPr>
            <w:r w:rsidRPr="000A4724">
              <w:rPr>
                <w:rFonts w:ascii="APERCUPRO-LIGHT" w:hAnsi="APERCUPRO-LIGHT"/>
                <w:sz w:val="20"/>
                <w:szCs w:val="20"/>
              </w:rPr>
              <w:t xml:space="preserve">$25,000 </w:t>
            </w:r>
          </w:p>
        </w:tc>
        <w:tc>
          <w:tcPr>
            <w:tcW w:w="220" w:type="dxa"/>
            <w:tcBorders>
              <w:top w:val="nil"/>
              <w:left w:val="nil"/>
              <w:bottom w:val="nil"/>
              <w:right w:val="nil"/>
            </w:tcBorders>
            <w:noWrap/>
            <w:vAlign w:val="bottom"/>
            <w:hideMark/>
          </w:tcPr>
          <w:p w14:paraId="19FC5B3C" w14:textId="77777777" w:rsidR="000A4724" w:rsidRPr="000A4724" w:rsidRDefault="000A4724" w:rsidP="000A4724">
            <w:pPr>
              <w:widowControl/>
              <w:autoSpaceDE/>
              <w:autoSpaceDN/>
              <w:jc w:val="right"/>
              <w:rPr>
                <w:rFonts w:ascii="APERCUPRO-LIGHT" w:hAnsi="APERCUPRO-LIGHT"/>
                <w:sz w:val="20"/>
                <w:szCs w:val="20"/>
              </w:rPr>
            </w:pPr>
          </w:p>
        </w:tc>
        <w:tc>
          <w:tcPr>
            <w:tcW w:w="2460" w:type="dxa"/>
            <w:tcBorders>
              <w:top w:val="nil"/>
              <w:left w:val="single" w:sz="4" w:space="0" w:color="auto"/>
              <w:bottom w:val="nil"/>
              <w:right w:val="nil"/>
            </w:tcBorders>
            <w:noWrap/>
            <w:vAlign w:val="center"/>
            <w:hideMark/>
          </w:tcPr>
          <w:p w14:paraId="0144C79F"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Tier 1 (Low Volume)</w:t>
            </w:r>
          </w:p>
        </w:tc>
        <w:tc>
          <w:tcPr>
            <w:tcW w:w="2140" w:type="dxa"/>
            <w:tcBorders>
              <w:top w:val="nil"/>
              <w:left w:val="nil"/>
              <w:bottom w:val="nil"/>
              <w:right w:val="nil"/>
            </w:tcBorders>
            <w:noWrap/>
            <w:vAlign w:val="center"/>
            <w:hideMark/>
          </w:tcPr>
          <w:p w14:paraId="46AAC26D"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1 - 1,000</w:t>
            </w:r>
          </w:p>
        </w:tc>
        <w:tc>
          <w:tcPr>
            <w:tcW w:w="1440" w:type="dxa"/>
            <w:tcBorders>
              <w:top w:val="nil"/>
              <w:left w:val="nil"/>
              <w:bottom w:val="nil"/>
              <w:right w:val="single" w:sz="4" w:space="0" w:color="auto"/>
            </w:tcBorders>
            <w:noWrap/>
            <w:vAlign w:val="center"/>
            <w:hideMark/>
          </w:tcPr>
          <w:p w14:paraId="1FF1BB20" w14:textId="77777777" w:rsidR="000A4724" w:rsidRPr="000A4724" w:rsidRDefault="000A4724" w:rsidP="000A4724">
            <w:pPr>
              <w:widowControl/>
              <w:autoSpaceDE/>
              <w:autoSpaceDN/>
              <w:jc w:val="right"/>
              <w:rPr>
                <w:rFonts w:ascii="APERCUPRO-LIGHT" w:hAnsi="APERCUPRO-LIGHT"/>
                <w:color w:val="000000"/>
                <w:sz w:val="20"/>
                <w:szCs w:val="20"/>
              </w:rPr>
            </w:pPr>
            <w:r w:rsidRPr="000A4724">
              <w:rPr>
                <w:rFonts w:ascii="APERCUPRO-LIGHT" w:hAnsi="APERCUPRO-LIGHT"/>
                <w:color w:val="000000"/>
                <w:sz w:val="20"/>
                <w:szCs w:val="20"/>
              </w:rPr>
              <w:t xml:space="preserve">$25 </w:t>
            </w:r>
          </w:p>
        </w:tc>
      </w:tr>
      <w:tr w:rsidR="000A4724" w:rsidRPr="000A4724" w14:paraId="2DAE67A1" w14:textId="77777777" w:rsidTr="000A4724">
        <w:trPr>
          <w:trHeight w:val="320"/>
          <w:jc w:val="center"/>
        </w:trPr>
        <w:tc>
          <w:tcPr>
            <w:tcW w:w="2980" w:type="dxa"/>
            <w:tcBorders>
              <w:top w:val="nil"/>
              <w:left w:val="single" w:sz="4" w:space="0" w:color="auto"/>
              <w:bottom w:val="nil"/>
              <w:right w:val="nil"/>
            </w:tcBorders>
            <w:vAlign w:val="center"/>
            <w:hideMark/>
          </w:tcPr>
          <w:p w14:paraId="19DBB039" w14:textId="736E1721" w:rsidR="000A4724" w:rsidRPr="000A4724" w:rsidRDefault="000A4724" w:rsidP="000A4724">
            <w:pPr>
              <w:widowControl/>
              <w:autoSpaceDE/>
              <w:autoSpaceDN/>
              <w:jc w:val="both"/>
              <w:rPr>
                <w:rFonts w:ascii="APERCUPRO-LIGHT" w:hAnsi="APERCUPRO-LIGHT"/>
                <w:sz w:val="20"/>
                <w:szCs w:val="20"/>
              </w:rPr>
            </w:pPr>
            <w:r w:rsidRPr="000A4724">
              <w:rPr>
                <w:rFonts w:ascii="APERCUPRO-LIGHT" w:hAnsi="APERCUPRO-LIGHT"/>
                <w:sz w:val="20"/>
                <w:szCs w:val="20"/>
              </w:rPr>
              <w:t>Monthly Minimum Fee</w:t>
            </w:r>
            <w:r>
              <w:rPr>
                <w:rFonts w:ascii="APERCUPRO-LIGHT" w:hAnsi="APERCUPRO-LIGHT"/>
                <w:sz w:val="20"/>
                <w:szCs w:val="20"/>
              </w:rPr>
              <w:t>**</w:t>
            </w:r>
          </w:p>
        </w:tc>
        <w:tc>
          <w:tcPr>
            <w:tcW w:w="1060" w:type="dxa"/>
            <w:tcBorders>
              <w:top w:val="nil"/>
              <w:left w:val="nil"/>
              <w:bottom w:val="nil"/>
              <w:right w:val="nil"/>
            </w:tcBorders>
            <w:vAlign w:val="center"/>
            <w:hideMark/>
          </w:tcPr>
          <w:p w14:paraId="1C0443EA" w14:textId="77777777" w:rsidR="000A4724" w:rsidRPr="000A4724" w:rsidRDefault="000A4724" w:rsidP="000A4724">
            <w:pPr>
              <w:widowControl/>
              <w:autoSpaceDE/>
              <w:autoSpaceDN/>
              <w:jc w:val="both"/>
              <w:rPr>
                <w:rFonts w:ascii="APERCUPRO-LIGHT" w:hAnsi="APERCUPRO-LIGHT"/>
                <w:sz w:val="20"/>
                <w:szCs w:val="20"/>
              </w:rPr>
            </w:pPr>
          </w:p>
        </w:tc>
        <w:tc>
          <w:tcPr>
            <w:tcW w:w="1260" w:type="dxa"/>
            <w:tcBorders>
              <w:top w:val="nil"/>
              <w:left w:val="nil"/>
              <w:bottom w:val="nil"/>
              <w:right w:val="single" w:sz="4" w:space="0" w:color="auto"/>
            </w:tcBorders>
            <w:vAlign w:val="center"/>
            <w:hideMark/>
          </w:tcPr>
          <w:p w14:paraId="6AAE2D3D" w14:textId="77777777" w:rsidR="000A4724" w:rsidRPr="000A4724" w:rsidRDefault="000A4724" w:rsidP="000A4724">
            <w:pPr>
              <w:widowControl/>
              <w:autoSpaceDE/>
              <w:autoSpaceDN/>
              <w:jc w:val="right"/>
              <w:rPr>
                <w:rFonts w:ascii="APERCUPRO-LIGHT" w:hAnsi="APERCUPRO-LIGHT"/>
                <w:sz w:val="20"/>
                <w:szCs w:val="20"/>
              </w:rPr>
            </w:pPr>
            <w:r w:rsidRPr="000A4724">
              <w:rPr>
                <w:rFonts w:ascii="APERCUPRO-LIGHT" w:hAnsi="APERCUPRO-LIGHT"/>
                <w:sz w:val="20"/>
                <w:szCs w:val="20"/>
              </w:rPr>
              <w:t xml:space="preserve">$15,000 </w:t>
            </w:r>
          </w:p>
        </w:tc>
        <w:tc>
          <w:tcPr>
            <w:tcW w:w="220" w:type="dxa"/>
            <w:tcBorders>
              <w:top w:val="nil"/>
              <w:left w:val="nil"/>
              <w:bottom w:val="nil"/>
              <w:right w:val="nil"/>
            </w:tcBorders>
            <w:noWrap/>
            <w:vAlign w:val="bottom"/>
            <w:hideMark/>
          </w:tcPr>
          <w:p w14:paraId="370A7712" w14:textId="77777777" w:rsidR="000A4724" w:rsidRPr="000A4724" w:rsidRDefault="000A4724" w:rsidP="000A4724">
            <w:pPr>
              <w:widowControl/>
              <w:autoSpaceDE/>
              <w:autoSpaceDN/>
              <w:jc w:val="right"/>
              <w:rPr>
                <w:rFonts w:ascii="APERCUPRO-LIGHT" w:hAnsi="APERCUPRO-LIGHT"/>
                <w:sz w:val="20"/>
                <w:szCs w:val="20"/>
              </w:rPr>
            </w:pPr>
          </w:p>
        </w:tc>
        <w:tc>
          <w:tcPr>
            <w:tcW w:w="2460" w:type="dxa"/>
            <w:tcBorders>
              <w:top w:val="nil"/>
              <w:left w:val="single" w:sz="4" w:space="0" w:color="auto"/>
              <w:bottom w:val="nil"/>
              <w:right w:val="nil"/>
            </w:tcBorders>
            <w:noWrap/>
            <w:vAlign w:val="center"/>
            <w:hideMark/>
          </w:tcPr>
          <w:p w14:paraId="2786B552"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Tier 2 (Medium Volume)</w:t>
            </w:r>
          </w:p>
        </w:tc>
        <w:tc>
          <w:tcPr>
            <w:tcW w:w="2140" w:type="dxa"/>
            <w:tcBorders>
              <w:top w:val="nil"/>
              <w:left w:val="nil"/>
              <w:bottom w:val="nil"/>
              <w:right w:val="nil"/>
            </w:tcBorders>
            <w:noWrap/>
            <w:vAlign w:val="center"/>
            <w:hideMark/>
          </w:tcPr>
          <w:p w14:paraId="75E6E513"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1,001 - 5,000</w:t>
            </w:r>
          </w:p>
        </w:tc>
        <w:tc>
          <w:tcPr>
            <w:tcW w:w="1440" w:type="dxa"/>
            <w:tcBorders>
              <w:top w:val="nil"/>
              <w:left w:val="nil"/>
              <w:bottom w:val="nil"/>
              <w:right w:val="single" w:sz="4" w:space="0" w:color="auto"/>
            </w:tcBorders>
            <w:noWrap/>
            <w:vAlign w:val="center"/>
            <w:hideMark/>
          </w:tcPr>
          <w:p w14:paraId="35EF0563" w14:textId="77777777" w:rsidR="000A4724" w:rsidRPr="000A4724" w:rsidRDefault="000A4724" w:rsidP="000A4724">
            <w:pPr>
              <w:widowControl/>
              <w:autoSpaceDE/>
              <w:autoSpaceDN/>
              <w:jc w:val="right"/>
              <w:rPr>
                <w:rFonts w:ascii="APERCUPRO-LIGHT" w:hAnsi="APERCUPRO-LIGHT"/>
                <w:color w:val="000000"/>
                <w:sz w:val="20"/>
                <w:szCs w:val="20"/>
              </w:rPr>
            </w:pPr>
            <w:r w:rsidRPr="000A4724">
              <w:rPr>
                <w:rFonts w:ascii="APERCUPRO-LIGHT" w:hAnsi="APERCUPRO-LIGHT"/>
                <w:color w:val="000000"/>
                <w:sz w:val="20"/>
                <w:szCs w:val="20"/>
              </w:rPr>
              <w:t xml:space="preserve">$20 </w:t>
            </w:r>
          </w:p>
        </w:tc>
      </w:tr>
      <w:tr w:rsidR="000A4724" w:rsidRPr="000A4724" w14:paraId="2527F9E9" w14:textId="77777777" w:rsidTr="000A4724">
        <w:trPr>
          <w:trHeight w:val="320"/>
          <w:jc w:val="center"/>
        </w:trPr>
        <w:tc>
          <w:tcPr>
            <w:tcW w:w="2980" w:type="dxa"/>
            <w:tcBorders>
              <w:top w:val="nil"/>
              <w:left w:val="single" w:sz="4" w:space="0" w:color="auto"/>
              <w:bottom w:val="nil"/>
              <w:right w:val="nil"/>
            </w:tcBorders>
            <w:vAlign w:val="center"/>
            <w:hideMark/>
          </w:tcPr>
          <w:p w14:paraId="16CA5BF7" w14:textId="319F869B" w:rsidR="000A4724" w:rsidRPr="000A4724" w:rsidRDefault="000A4724" w:rsidP="000A4724">
            <w:pPr>
              <w:widowControl/>
              <w:autoSpaceDE/>
              <w:autoSpaceDN/>
              <w:jc w:val="both"/>
              <w:rPr>
                <w:rFonts w:ascii="APERCUPRO-LIGHT" w:hAnsi="APERCUPRO-LIGHT"/>
                <w:sz w:val="20"/>
                <w:szCs w:val="20"/>
              </w:rPr>
            </w:pPr>
            <w:r w:rsidRPr="000A4724">
              <w:rPr>
                <w:rFonts w:ascii="APERCUPRO-LIGHT" w:hAnsi="APERCUPRO-LIGHT"/>
                <w:sz w:val="20"/>
                <w:szCs w:val="20"/>
              </w:rPr>
              <w:t xml:space="preserve">Minimum Balance </w:t>
            </w:r>
          </w:p>
        </w:tc>
        <w:tc>
          <w:tcPr>
            <w:tcW w:w="1060" w:type="dxa"/>
            <w:tcBorders>
              <w:top w:val="nil"/>
              <w:left w:val="nil"/>
              <w:bottom w:val="nil"/>
              <w:right w:val="nil"/>
            </w:tcBorders>
            <w:vAlign w:val="center"/>
            <w:hideMark/>
          </w:tcPr>
          <w:p w14:paraId="6C36C95A" w14:textId="77777777" w:rsidR="000A4724" w:rsidRPr="000A4724" w:rsidRDefault="000A4724" w:rsidP="000A4724">
            <w:pPr>
              <w:widowControl/>
              <w:autoSpaceDE/>
              <w:autoSpaceDN/>
              <w:jc w:val="both"/>
              <w:rPr>
                <w:rFonts w:ascii="APERCUPRO-LIGHT" w:hAnsi="APERCUPRO-LIGHT"/>
                <w:sz w:val="20"/>
                <w:szCs w:val="20"/>
              </w:rPr>
            </w:pPr>
          </w:p>
        </w:tc>
        <w:tc>
          <w:tcPr>
            <w:tcW w:w="1260" w:type="dxa"/>
            <w:tcBorders>
              <w:top w:val="nil"/>
              <w:left w:val="nil"/>
              <w:bottom w:val="nil"/>
              <w:right w:val="single" w:sz="4" w:space="0" w:color="auto"/>
            </w:tcBorders>
            <w:vAlign w:val="center"/>
            <w:hideMark/>
          </w:tcPr>
          <w:p w14:paraId="0CD76B7F" w14:textId="77777777" w:rsidR="000A4724" w:rsidRPr="000A4724" w:rsidRDefault="000A4724" w:rsidP="000A4724">
            <w:pPr>
              <w:widowControl/>
              <w:autoSpaceDE/>
              <w:autoSpaceDN/>
              <w:jc w:val="right"/>
              <w:rPr>
                <w:rFonts w:ascii="APERCUPRO-LIGHT" w:hAnsi="APERCUPRO-LIGHT"/>
                <w:sz w:val="20"/>
                <w:szCs w:val="20"/>
              </w:rPr>
            </w:pPr>
            <w:r w:rsidRPr="000A4724">
              <w:rPr>
                <w:rFonts w:ascii="APERCUPRO-LIGHT" w:hAnsi="APERCUPRO-LIGHT"/>
                <w:sz w:val="20"/>
                <w:szCs w:val="20"/>
              </w:rPr>
              <w:t xml:space="preserve">$500,000 </w:t>
            </w:r>
          </w:p>
        </w:tc>
        <w:tc>
          <w:tcPr>
            <w:tcW w:w="220" w:type="dxa"/>
            <w:tcBorders>
              <w:top w:val="nil"/>
              <w:left w:val="nil"/>
              <w:bottom w:val="nil"/>
              <w:right w:val="nil"/>
            </w:tcBorders>
            <w:noWrap/>
            <w:vAlign w:val="bottom"/>
            <w:hideMark/>
          </w:tcPr>
          <w:p w14:paraId="3F43ACE5" w14:textId="77777777" w:rsidR="000A4724" w:rsidRPr="000A4724" w:rsidRDefault="000A4724" w:rsidP="000A4724">
            <w:pPr>
              <w:widowControl/>
              <w:autoSpaceDE/>
              <w:autoSpaceDN/>
              <w:jc w:val="right"/>
              <w:rPr>
                <w:rFonts w:ascii="APERCUPRO-LIGHT" w:hAnsi="APERCUPRO-LIGHT"/>
                <w:sz w:val="20"/>
                <w:szCs w:val="20"/>
              </w:rPr>
            </w:pPr>
          </w:p>
        </w:tc>
        <w:tc>
          <w:tcPr>
            <w:tcW w:w="2460" w:type="dxa"/>
            <w:tcBorders>
              <w:top w:val="nil"/>
              <w:left w:val="single" w:sz="4" w:space="0" w:color="auto"/>
              <w:bottom w:val="single" w:sz="4" w:space="0" w:color="auto"/>
              <w:right w:val="nil"/>
            </w:tcBorders>
            <w:noWrap/>
            <w:vAlign w:val="center"/>
            <w:hideMark/>
          </w:tcPr>
          <w:p w14:paraId="224CAB27"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Tier 3 (High Volume)</w:t>
            </w:r>
          </w:p>
        </w:tc>
        <w:tc>
          <w:tcPr>
            <w:tcW w:w="2140" w:type="dxa"/>
            <w:tcBorders>
              <w:top w:val="nil"/>
              <w:left w:val="nil"/>
              <w:bottom w:val="single" w:sz="4" w:space="0" w:color="auto"/>
              <w:right w:val="nil"/>
            </w:tcBorders>
            <w:noWrap/>
            <w:vAlign w:val="center"/>
            <w:hideMark/>
          </w:tcPr>
          <w:p w14:paraId="724EC876"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5,001+</w:t>
            </w:r>
          </w:p>
        </w:tc>
        <w:tc>
          <w:tcPr>
            <w:tcW w:w="1440" w:type="dxa"/>
            <w:tcBorders>
              <w:top w:val="nil"/>
              <w:left w:val="nil"/>
              <w:bottom w:val="single" w:sz="4" w:space="0" w:color="auto"/>
              <w:right w:val="single" w:sz="4" w:space="0" w:color="auto"/>
            </w:tcBorders>
            <w:noWrap/>
            <w:vAlign w:val="center"/>
            <w:hideMark/>
          </w:tcPr>
          <w:p w14:paraId="536D5A24" w14:textId="77777777" w:rsidR="000A4724" w:rsidRPr="000A4724" w:rsidRDefault="000A4724" w:rsidP="000A4724">
            <w:pPr>
              <w:widowControl/>
              <w:autoSpaceDE/>
              <w:autoSpaceDN/>
              <w:jc w:val="right"/>
              <w:rPr>
                <w:rFonts w:ascii="APERCUPRO-LIGHT" w:hAnsi="APERCUPRO-LIGHT"/>
                <w:color w:val="000000"/>
                <w:sz w:val="20"/>
                <w:szCs w:val="20"/>
              </w:rPr>
            </w:pPr>
            <w:r w:rsidRPr="000A4724">
              <w:rPr>
                <w:rFonts w:ascii="APERCUPRO-LIGHT" w:hAnsi="APERCUPRO-LIGHT"/>
                <w:color w:val="000000"/>
                <w:sz w:val="20"/>
                <w:szCs w:val="20"/>
              </w:rPr>
              <w:t xml:space="preserve">$15 </w:t>
            </w:r>
          </w:p>
        </w:tc>
      </w:tr>
      <w:tr w:rsidR="000A4724" w:rsidRPr="000A4724" w14:paraId="21B127D4" w14:textId="77777777" w:rsidTr="000A4724">
        <w:trPr>
          <w:trHeight w:val="320"/>
          <w:jc w:val="center"/>
        </w:trPr>
        <w:tc>
          <w:tcPr>
            <w:tcW w:w="2980" w:type="dxa"/>
            <w:tcBorders>
              <w:top w:val="nil"/>
              <w:left w:val="single" w:sz="4" w:space="0" w:color="auto"/>
              <w:bottom w:val="nil"/>
              <w:right w:val="nil"/>
            </w:tcBorders>
            <w:vAlign w:val="center"/>
            <w:hideMark/>
          </w:tcPr>
          <w:p w14:paraId="09AB2987" w14:textId="77777777" w:rsidR="000A4724" w:rsidRPr="000A4724" w:rsidRDefault="000A4724" w:rsidP="000A4724">
            <w:pPr>
              <w:widowControl/>
              <w:autoSpaceDE/>
              <w:autoSpaceDN/>
              <w:jc w:val="both"/>
              <w:rPr>
                <w:rFonts w:ascii="APERCUPRO-LIGHT" w:hAnsi="APERCUPRO-LIGHT"/>
                <w:sz w:val="20"/>
                <w:szCs w:val="20"/>
              </w:rPr>
            </w:pPr>
            <w:r w:rsidRPr="000A4724">
              <w:rPr>
                <w:rFonts w:ascii="APERCUPRO-LIGHT" w:hAnsi="APERCUPRO-LIGHT"/>
                <w:sz w:val="20"/>
                <w:szCs w:val="20"/>
              </w:rPr>
              <w:t xml:space="preserve">Annual Due Diligence </w:t>
            </w:r>
          </w:p>
        </w:tc>
        <w:tc>
          <w:tcPr>
            <w:tcW w:w="1060" w:type="dxa"/>
            <w:tcBorders>
              <w:top w:val="nil"/>
              <w:left w:val="nil"/>
              <w:bottom w:val="nil"/>
              <w:right w:val="nil"/>
            </w:tcBorders>
            <w:vAlign w:val="center"/>
            <w:hideMark/>
          </w:tcPr>
          <w:p w14:paraId="0664D745" w14:textId="77777777" w:rsidR="000A4724" w:rsidRPr="000A4724" w:rsidRDefault="000A4724" w:rsidP="000A4724">
            <w:pPr>
              <w:widowControl/>
              <w:autoSpaceDE/>
              <w:autoSpaceDN/>
              <w:jc w:val="both"/>
              <w:rPr>
                <w:rFonts w:ascii="APERCUPRO-LIGHT" w:hAnsi="APERCUPRO-LIGHT"/>
                <w:sz w:val="20"/>
                <w:szCs w:val="20"/>
              </w:rPr>
            </w:pPr>
          </w:p>
        </w:tc>
        <w:tc>
          <w:tcPr>
            <w:tcW w:w="1260" w:type="dxa"/>
            <w:tcBorders>
              <w:top w:val="nil"/>
              <w:left w:val="nil"/>
              <w:bottom w:val="nil"/>
              <w:right w:val="single" w:sz="4" w:space="0" w:color="auto"/>
            </w:tcBorders>
            <w:vAlign w:val="center"/>
            <w:hideMark/>
          </w:tcPr>
          <w:p w14:paraId="65A32085" w14:textId="77777777" w:rsidR="000A4724" w:rsidRPr="000A4724" w:rsidRDefault="000A4724" w:rsidP="000A4724">
            <w:pPr>
              <w:widowControl/>
              <w:autoSpaceDE/>
              <w:autoSpaceDN/>
              <w:jc w:val="right"/>
              <w:rPr>
                <w:rFonts w:ascii="APERCUPRO-LIGHT" w:hAnsi="APERCUPRO-LIGHT"/>
                <w:sz w:val="20"/>
                <w:szCs w:val="20"/>
              </w:rPr>
            </w:pPr>
            <w:r w:rsidRPr="000A4724">
              <w:rPr>
                <w:rFonts w:ascii="APERCUPRO-LIGHT" w:hAnsi="APERCUPRO-LIGHT"/>
                <w:sz w:val="20"/>
                <w:szCs w:val="20"/>
              </w:rPr>
              <w:t xml:space="preserve">$10,000 </w:t>
            </w:r>
          </w:p>
        </w:tc>
        <w:tc>
          <w:tcPr>
            <w:tcW w:w="220" w:type="dxa"/>
            <w:tcBorders>
              <w:top w:val="nil"/>
              <w:left w:val="nil"/>
              <w:bottom w:val="nil"/>
              <w:right w:val="nil"/>
            </w:tcBorders>
            <w:noWrap/>
            <w:vAlign w:val="bottom"/>
            <w:hideMark/>
          </w:tcPr>
          <w:p w14:paraId="3E237FD5" w14:textId="77777777" w:rsidR="000A4724" w:rsidRPr="000A4724" w:rsidRDefault="000A4724" w:rsidP="000A4724">
            <w:pPr>
              <w:widowControl/>
              <w:autoSpaceDE/>
              <w:autoSpaceDN/>
              <w:jc w:val="right"/>
              <w:rPr>
                <w:rFonts w:ascii="APERCUPRO-LIGHT" w:hAnsi="APERCUPRO-LIGHT"/>
                <w:sz w:val="20"/>
                <w:szCs w:val="20"/>
              </w:rPr>
            </w:pPr>
          </w:p>
        </w:tc>
        <w:tc>
          <w:tcPr>
            <w:tcW w:w="2460" w:type="dxa"/>
            <w:tcBorders>
              <w:top w:val="nil"/>
              <w:left w:val="nil"/>
              <w:bottom w:val="nil"/>
              <w:right w:val="nil"/>
            </w:tcBorders>
            <w:noWrap/>
            <w:vAlign w:val="bottom"/>
            <w:hideMark/>
          </w:tcPr>
          <w:p w14:paraId="72EBEF55" w14:textId="77777777" w:rsidR="000A4724" w:rsidRPr="000A4724" w:rsidRDefault="000A4724" w:rsidP="000A4724">
            <w:pPr>
              <w:widowControl/>
              <w:autoSpaceDE/>
              <w:autoSpaceDN/>
              <w:rPr>
                <w:sz w:val="20"/>
                <w:szCs w:val="20"/>
              </w:rPr>
            </w:pPr>
          </w:p>
        </w:tc>
        <w:tc>
          <w:tcPr>
            <w:tcW w:w="2140" w:type="dxa"/>
            <w:tcBorders>
              <w:top w:val="nil"/>
              <w:left w:val="nil"/>
              <w:bottom w:val="nil"/>
              <w:right w:val="nil"/>
            </w:tcBorders>
            <w:noWrap/>
            <w:vAlign w:val="bottom"/>
            <w:hideMark/>
          </w:tcPr>
          <w:p w14:paraId="604991BA" w14:textId="77777777" w:rsidR="000A4724" w:rsidRPr="000A4724" w:rsidRDefault="000A4724" w:rsidP="000A4724">
            <w:pPr>
              <w:widowControl/>
              <w:autoSpaceDE/>
              <w:autoSpaceDN/>
              <w:rPr>
                <w:sz w:val="20"/>
                <w:szCs w:val="20"/>
              </w:rPr>
            </w:pPr>
          </w:p>
        </w:tc>
        <w:tc>
          <w:tcPr>
            <w:tcW w:w="1440" w:type="dxa"/>
            <w:tcBorders>
              <w:top w:val="nil"/>
              <w:left w:val="nil"/>
              <w:bottom w:val="nil"/>
              <w:right w:val="nil"/>
            </w:tcBorders>
            <w:noWrap/>
            <w:vAlign w:val="bottom"/>
            <w:hideMark/>
          </w:tcPr>
          <w:p w14:paraId="01688489" w14:textId="77777777" w:rsidR="000A4724" w:rsidRPr="000A4724" w:rsidRDefault="000A4724" w:rsidP="000A4724">
            <w:pPr>
              <w:widowControl/>
              <w:autoSpaceDE/>
              <w:autoSpaceDN/>
              <w:rPr>
                <w:sz w:val="20"/>
                <w:szCs w:val="20"/>
              </w:rPr>
            </w:pPr>
          </w:p>
        </w:tc>
      </w:tr>
      <w:tr w:rsidR="000A4724" w:rsidRPr="000A4724" w14:paraId="09F19117" w14:textId="77777777" w:rsidTr="000A4724">
        <w:trPr>
          <w:trHeight w:val="320"/>
          <w:jc w:val="center"/>
        </w:trPr>
        <w:tc>
          <w:tcPr>
            <w:tcW w:w="2980" w:type="dxa"/>
            <w:tcBorders>
              <w:top w:val="nil"/>
              <w:left w:val="single" w:sz="4" w:space="0" w:color="auto"/>
              <w:bottom w:val="nil"/>
              <w:right w:val="nil"/>
            </w:tcBorders>
            <w:vAlign w:val="center"/>
            <w:hideMark/>
          </w:tcPr>
          <w:p w14:paraId="2451C25D" w14:textId="77777777" w:rsidR="000A4724" w:rsidRPr="000A4724" w:rsidRDefault="000A4724" w:rsidP="000A4724">
            <w:pPr>
              <w:widowControl/>
              <w:autoSpaceDE/>
              <w:autoSpaceDN/>
              <w:jc w:val="both"/>
              <w:rPr>
                <w:rFonts w:ascii="APERCUPRO-LIGHT" w:hAnsi="APERCUPRO-LIGHT"/>
                <w:sz w:val="20"/>
                <w:szCs w:val="20"/>
              </w:rPr>
            </w:pPr>
            <w:r w:rsidRPr="000A4724">
              <w:rPr>
                <w:rFonts w:ascii="APERCUPRO-LIGHT" w:hAnsi="APERCUPRO-LIGHT"/>
                <w:sz w:val="20"/>
                <w:szCs w:val="20"/>
              </w:rPr>
              <w:t>Swift investigations</w:t>
            </w:r>
          </w:p>
        </w:tc>
        <w:tc>
          <w:tcPr>
            <w:tcW w:w="1060" w:type="dxa"/>
            <w:tcBorders>
              <w:top w:val="nil"/>
              <w:left w:val="nil"/>
              <w:bottom w:val="nil"/>
              <w:right w:val="nil"/>
            </w:tcBorders>
            <w:vAlign w:val="center"/>
            <w:hideMark/>
          </w:tcPr>
          <w:p w14:paraId="6F9A40A9" w14:textId="77777777" w:rsidR="000A4724" w:rsidRPr="000A4724" w:rsidRDefault="000A4724" w:rsidP="000A4724">
            <w:pPr>
              <w:widowControl/>
              <w:autoSpaceDE/>
              <w:autoSpaceDN/>
              <w:jc w:val="both"/>
              <w:rPr>
                <w:rFonts w:ascii="APERCUPRO-LIGHT" w:hAnsi="APERCUPRO-LIGHT"/>
                <w:sz w:val="20"/>
                <w:szCs w:val="20"/>
              </w:rPr>
            </w:pPr>
          </w:p>
        </w:tc>
        <w:tc>
          <w:tcPr>
            <w:tcW w:w="1260" w:type="dxa"/>
            <w:tcBorders>
              <w:top w:val="nil"/>
              <w:left w:val="nil"/>
              <w:bottom w:val="nil"/>
              <w:right w:val="single" w:sz="4" w:space="0" w:color="auto"/>
            </w:tcBorders>
            <w:vAlign w:val="center"/>
            <w:hideMark/>
          </w:tcPr>
          <w:p w14:paraId="0BAF97E9" w14:textId="77777777" w:rsidR="000A4724" w:rsidRPr="000A4724" w:rsidRDefault="000A4724" w:rsidP="000A4724">
            <w:pPr>
              <w:widowControl/>
              <w:autoSpaceDE/>
              <w:autoSpaceDN/>
              <w:jc w:val="right"/>
              <w:rPr>
                <w:rFonts w:ascii="APERCUPRO-LIGHT" w:hAnsi="APERCUPRO-LIGHT"/>
                <w:sz w:val="20"/>
                <w:szCs w:val="20"/>
              </w:rPr>
            </w:pPr>
            <w:r w:rsidRPr="000A4724">
              <w:rPr>
                <w:rFonts w:ascii="APERCUPRO-LIGHT" w:hAnsi="APERCUPRO-LIGHT"/>
                <w:sz w:val="20"/>
                <w:szCs w:val="20"/>
              </w:rPr>
              <w:t xml:space="preserve">$100 </w:t>
            </w:r>
          </w:p>
        </w:tc>
        <w:tc>
          <w:tcPr>
            <w:tcW w:w="220" w:type="dxa"/>
            <w:tcBorders>
              <w:top w:val="nil"/>
              <w:left w:val="nil"/>
              <w:bottom w:val="nil"/>
              <w:right w:val="nil"/>
            </w:tcBorders>
            <w:noWrap/>
            <w:vAlign w:val="bottom"/>
            <w:hideMark/>
          </w:tcPr>
          <w:p w14:paraId="6A636EC7" w14:textId="77777777" w:rsidR="000A4724" w:rsidRPr="000A4724" w:rsidRDefault="000A4724" w:rsidP="000A4724">
            <w:pPr>
              <w:widowControl/>
              <w:autoSpaceDE/>
              <w:autoSpaceDN/>
              <w:jc w:val="right"/>
              <w:rPr>
                <w:rFonts w:ascii="APERCUPRO-LIGHT" w:hAnsi="APERCUPRO-LIGHT"/>
                <w:sz w:val="20"/>
                <w:szCs w:val="20"/>
              </w:rPr>
            </w:pPr>
          </w:p>
        </w:tc>
        <w:tc>
          <w:tcPr>
            <w:tcW w:w="2460" w:type="dxa"/>
            <w:tcBorders>
              <w:top w:val="nil"/>
              <w:left w:val="nil"/>
              <w:bottom w:val="nil"/>
              <w:right w:val="nil"/>
            </w:tcBorders>
            <w:noWrap/>
            <w:vAlign w:val="bottom"/>
            <w:hideMark/>
          </w:tcPr>
          <w:p w14:paraId="039DBDC9" w14:textId="77777777" w:rsidR="000A4724" w:rsidRPr="000A4724" w:rsidRDefault="000A4724" w:rsidP="000A4724">
            <w:pPr>
              <w:widowControl/>
              <w:autoSpaceDE/>
              <w:autoSpaceDN/>
              <w:rPr>
                <w:sz w:val="20"/>
                <w:szCs w:val="20"/>
              </w:rPr>
            </w:pPr>
          </w:p>
        </w:tc>
        <w:tc>
          <w:tcPr>
            <w:tcW w:w="2140" w:type="dxa"/>
            <w:tcBorders>
              <w:top w:val="nil"/>
              <w:left w:val="nil"/>
              <w:bottom w:val="nil"/>
              <w:right w:val="nil"/>
            </w:tcBorders>
            <w:noWrap/>
            <w:vAlign w:val="bottom"/>
            <w:hideMark/>
          </w:tcPr>
          <w:p w14:paraId="5586744D" w14:textId="77777777" w:rsidR="000A4724" w:rsidRPr="000A4724" w:rsidRDefault="000A4724" w:rsidP="000A4724">
            <w:pPr>
              <w:widowControl/>
              <w:autoSpaceDE/>
              <w:autoSpaceDN/>
              <w:rPr>
                <w:sz w:val="20"/>
                <w:szCs w:val="20"/>
              </w:rPr>
            </w:pPr>
          </w:p>
        </w:tc>
        <w:tc>
          <w:tcPr>
            <w:tcW w:w="1440" w:type="dxa"/>
            <w:tcBorders>
              <w:top w:val="nil"/>
              <w:left w:val="nil"/>
              <w:bottom w:val="nil"/>
              <w:right w:val="nil"/>
            </w:tcBorders>
            <w:noWrap/>
            <w:vAlign w:val="bottom"/>
            <w:hideMark/>
          </w:tcPr>
          <w:p w14:paraId="2228953A" w14:textId="77777777" w:rsidR="000A4724" w:rsidRPr="000A4724" w:rsidRDefault="000A4724" w:rsidP="000A4724">
            <w:pPr>
              <w:widowControl/>
              <w:autoSpaceDE/>
              <w:autoSpaceDN/>
              <w:rPr>
                <w:sz w:val="20"/>
                <w:szCs w:val="20"/>
              </w:rPr>
            </w:pPr>
          </w:p>
        </w:tc>
      </w:tr>
      <w:tr w:rsidR="000A4724" w:rsidRPr="000A4724" w14:paraId="012C1E57" w14:textId="77777777" w:rsidTr="000A4724">
        <w:trPr>
          <w:trHeight w:val="320"/>
          <w:jc w:val="center"/>
        </w:trPr>
        <w:tc>
          <w:tcPr>
            <w:tcW w:w="2980" w:type="dxa"/>
            <w:tcBorders>
              <w:top w:val="nil"/>
              <w:left w:val="single" w:sz="4" w:space="0" w:color="auto"/>
              <w:bottom w:val="nil"/>
              <w:right w:val="nil"/>
            </w:tcBorders>
            <w:vAlign w:val="center"/>
            <w:hideMark/>
          </w:tcPr>
          <w:p w14:paraId="1357C99E" w14:textId="77777777" w:rsidR="000A4724" w:rsidRPr="000A4724" w:rsidRDefault="000A4724" w:rsidP="000A4724">
            <w:pPr>
              <w:widowControl/>
              <w:autoSpaceDE/>
              <w:autoSpaceDN/>
              <w:jc w:val="both"/>
              <w:rPr>
                <w:rFonts w:ascii="APERCUPRO-LIGHT" w:hAnsi="APERCUPRO-LIGHT"/>
                <w:sz w:val="20"/>
                <w:szCs w:val="20"/>
              </w:rPr>
            </w:pPr>
            <w:r w:rsidRPr="000A4724">
              <w:rPr>
                <w:rFonts w:ascii="APERCUPRO-LIGHT" w:hAnsi="APERCUPRO-LIGHT"/>
                <w:sz w:val="20"/>
                <w:szCs w:val="20"/>
              </w:rPr>
              <w:t xml:space="preserve">Basic investigations </w:t>
            </w:r>
          </w:p>
        </w:tc>
        <w:tc>
          <w:tcPr>
            <w:tcW w:w="1060" w:type="dxa"/>
            <w:tcBorders>
              <w:top w:val="nil"/>
              <w:left w:val="nil"/>
              <w:bottom w:val="nil"/>
              <w:right w:val="nil"/>
            </w:tcBorders>
            <w:vAlign w:val="center"/>
            <w:hideMark/>
          </w:tcPr>
          <w:p w14:paraId="29DE76F6" w14:textId="77777777" w:rsidR="000A4724" w:rsidRPr="000A4724" w:rsidRDefault="000A4724" w:rsidP="000A4724">
            <w:pPr>
              <w:widowControl/>
              <w:autoSpaceDE/>
              <w:autoSpaceDN/>
              <w:jc w:val="both"/>
              <w:rPr>
                <w:rFonts w:ascii="APERCUPRO-LIGHT" w:hAnsi="APERCUPRO-LIGHT"/>
                <w:sz w:val="20"/>
                <w:szCs w:val="20"/>
              </w:rPr>
            </w:pPr>
          </w:p>
        </w:tc>
        <w:tc>
          <w:tcPr>
            <w:tcW w:w="1260" w:type="dxa"/>
            <w:tcBorders>
              <w:top w:val="nil"/>
              <w:left w:val="nil"/>
              <w:bottom w:val="nil"/>
              <w:right w:val="single" w:sz="4" w:space="0" w:color="auto"/>
            </w:tcBorders>
            <w:vAlign w:val="center"/>
            <w:hideMark/>
          </w:tcPr>
          <w:p w14:paraId="5686768F" w14:textId="77777777" w:rsidR="000A4724" w:rsidRPr="000A4724" w:rsidRDefault="000A4724" w:rsidP="000A4724">
            <w:pPr>
              <w:widowControl/>
              <w:autoSpaceDE/>
              <w:autoSpaceDN/>
              <w:jc w:val="right"/>
              <w:rPr>
                <w:rFonts w:ascii="APERCUPRO-LIGHT" w:hAnsi="APERCUPRO-LIGHT"/>
                <w:sz w:val="20"/>
                <w:szCs w:val="20"/>
              </w:rPr>
            </w:pPr>
            <w:r w:rsidRPr="000A4724">
              <w:rPr>
                <w:rFonts w:ascii="APERCUPRO-LIGHT" w:hAnsi="APERCUPRO-LIGHT"/>
                <w:sz w:val="20"/>
                <w:szCs w:val="20"/>
              </w:rPr>
              <w:t xml:space="preserve">$50 </w:t>
            </w:r>
          </w:p>
        </w:tc>
        <w:tc>
          <w:tcPr>
            <w:tcW w:w="220" w:type="dxa"/>
            <w:tcBorders>
              <w:top w:val="nil"/>
              <w:left w:val="nil"/>
              <w:bottom w:val="nil"/>
              <w:right w:val="nil"/>
            </w:tcBorders>
            <w:noWrap/>
            <w:vAlign w:val="bottom"/>
            <w:hideMark/>
          </w:tcPr>
          <w:p w14:paraId="7F7F38D1" w14:textId="77777777" w:rsidR="000A4724" w:rsidRPr="000A4724" w:rsidRDefault="000A4724" w:rsidP="000A4724">
            <w:pPr>
              <w:widowControl/>
              <w:autoSpaceDE/>
              <w:autoSpaceDN/>
              <w:jc w:val="right"/>
              <w:rPr>
                <w:rFonts w:ascii="APERCUPRO-LIGHT" w:hAnsi="APERCUPRO-LIGHT"/>
                <w:sz w:val="20"/>
                <w:szCs w:val="20"/>
              </w:rPr>
            </w:pPr>
          </w:p>
        </w:tc>
        <w:tc>
          <w:tcPr>
            <w:tcW w:w="2460" w:type="dxa"/>
            <w:tcBorders>
              <w:top w:val="nil"/>
              <w:left w:val="nil"/>
              <w:bottom w:val="nil"/>
              <w:right w:val="nil"/>
            </w:tcBorders>
            <w:noWrap/>
            <w:vAlign w:val="bottom"/>
            <w:hideMark/>
          </w:tcPr>
          <w:p w14:paraId="4EB3A735" w14:textId="77777777" w:rsidR="000A4724" w:rsidRPr="000A4724" w:rsidRDefault="000A4724" w:rsidP="000A4724">
            <w:pPr>
              <w:widowControl/>
              <w:autoSpaceDE/>
              <w:autoSpaceDN/>
              <w:rPr>
                <w:sz w:val="20"/>
                <w:szCs w:val="20"/>
              </w:rPr>
            </w:pPr>
          </w:p>
        </w:tc>
        <w:tc>
          <w:tcPr>
            <w:tcW w:w="2140" w:type="dxa"/>
            <w:tcBorders>
              <w:top w:val="nil"/>
              <w:left w:val="nil"/>
              <w:bottom w:val="nil"/>
              <w:right w:val="nil"/>
            </w:tcBorders>
            <w:noWrap/>
            <w:vAlign w:val="bottom"/>
            <w:hideMark/>
          </w:tcPr>
          <w:p w14:paraId="5D226AB4" w14:textId="77777777" w:rsidR="000A4724" w:rsidRPr="000A4724" w:rsidRDefault="000A4724" w:rsidP="000A4724">
            <w:pPr>
              <w:widowControl/>
              <w:autoSpaceDE/>
              <w:autoSpaceDN/>
              <w:rPr>
                <w:sz w:val="20"/>
                <w:szCs w:val="20"/>
              </w:rPr>
            </w:pPr>
          </w:p>
        </w:tc>
        <w:tc>
          <w:tcPr>
            <w:tcW w:w="1440" w:type="dxa"/>
            <w:tcBorders>
              <w:top w:val="nil"/>
              <w:left w:val="nil"/>
              <w:bottom w:val="nil"/>
              <w:right w:val="nil"/>
            </w:tcBorders>
            <w:noWrap/>
            <w:vAlign w:val="bottom"/>
            <w:hideMark/>
          </w:tcPr>
          <w:p w14:paraId="0C645C0D" w14:textId="77777777" w:rsidR="000A4724" w:rsidRPr="000A4724" w:rsidRDefault="000A4724" w:rsidP="000A4724">
            <w:pPr>
              <w:widowControl/>
              <w:autoSpaceDE/>
              <w:autoSpaceDN/>
              <w:rPr>
                <w:sz w:val="20"/>
                <w:szCs w:val="20"/>
              </w:rPr>
            </w:pPr>
          </w:p>
        </w:tc>
      </w:tr>
      <w:tr w:rsidR="000A4724" w:rsidRPr="000A4724" w14:paraId="012B2E39" w14:textId="77777777" w:rsidTr="000A4724">
        <w:trPr>
          <w:trHeight w:val="600"/>
          <w:jc w:val="center"/>
        </w:trPr>
        <w:tc>
          <w:tcPr>
            <w:tcW w:w="4040" w:type="dxa"/>
            <w:gridSpan w:val="2"/>
            <w:tcBorders>
              <w:top w:val="nil"/>
              <w:left w:val="single" w:sz="4" w:space="0" w:color="auto"/>
              <w:bottom w:val="single" w:sz="4" w:space="0" w:color="auto"/>
              <w:right w:val="nil"/>
            </w:tcBorders>
            <w:vAlign w:val="center"/>
            <w:hideMark/>
          </w:tcPr>
          <w:p w14:paraId="1494AB40" w14:textId="77777777" w:rsidR="000A4724" w:rsidRPr="000A4724" w:rsidRDefault="000A4724" w:rsidP="000A4724">
            <w:pPr>
              <w:widowControl/>
              <w:autoSpaceDE/>
              <w:autoSpaceDN/>
              <w:rPr>
                <w:rFonts w:ascii="APERCUPRO-LIGHT" w:hAnsi="APERCUPRO-LIGHT"/>
                <w:sz w:val="20"/>
                <w:szCs w:val="20"/>
              </w:rPr>
            </w:pPr>
            <w:r w:rsidRPr="000A4724">
              <w:rPr>
                <w:rFonts w:ascii="APERCUPRO-LIGHT" w:hAnsi="APERCUPRO-LIGHT"/>
                <w:sz w:val="20"/>
                <w:szCs w:val="20"/>
              </w:rPr>
              <w:t>Advance investigations and other Back-office support</w:t>
            </w:r>
          </w:p>
        </w:tc>
        <w:tc>
          <w:tcPr>
            <w:tcW w:w="1260" w:type="dxa"/>
            <w:tcBorders>
              <w:top w:val="nil"/>
              <w:left w:val="nil"/>
              <w:bottom w:val="single" w:sz="4" w:space="0" w:color="auto"/>
              <w:right w:val="single" w:sz="4" w:space="0" w:color="auto"/>
            </w:tcBorders>
            <w:vAlign w:val="center"/>
            <w:hideMark/>
          </w:tcPr>
          <w:p w14:paraId="267A8035" w14:textId="77777777" w:rsidR="000A4724" w:rsidRPr="000A4724" w:rsidRDefault="000A4724" w:rsidP="000A4724">
            <w:pPr>
              <w:widowControl/>
              <w:autoSpaceDE/>
              <w:autoSpaceDN/>
              <w:jc w:val="right"/>
              <w:rPr>
                <w:rFonts w:ascii="APERCUPRO-LIGHT" w:hAnsi="APERCUPRO-LIGHT"/>
                <w:sz w:val="20"/>
                <w:szCs w:val="20"/>
              </w:rPr>
            </w:pPr>
            <w:r w:rsidRPr="000A4724">
              <w:rPr>
                <w:rFonts w:ascii="APERCUPRO-LIGHT" w:hAnsi="APERCUPRO-LIGHT"/>
                <w:sz w:val="20"/>
                <w:szCs w:val="20"/>
              </w:rPr>
              <w:t xml:space="preserve">$60 </w:t>
            </w:r>
          </w:p>
        </w:tc>
        <w:tc>
          <w:tcPr>
            <w:tcW w:w="220" w:type="dxa"/>
            <w:tcBorders>
              <w:top w:val="nil"/>
              <w:left w:val="nil"/>
              <w:bottom w:val="nil"/>
              <w:right w:val="nil"/>
            </w:tcBorders>
            <w:noWrap/>
            <w:vAlign w:val="bottom"/>
            <w:hideMark/>
          </w:tcPr>
          <w:p w14:paraId="44953AF2" w14:textId="77777777" w:rsidR="000A4724" w:rsidRPr="000A4724" w:rsidRDefault="000A4724" w:rsidP="000A4724">
            <w:pPr>
              <w:widowControl/>
              <w:autoSpaceDE/>
              <w:autoSpaceDN/>
              <w:jc w:val="right"/>
              <w:rPr>
                <w:rFonts w:ascii="APERCUPRO-LIGHT" w:hAnsi="APERCUPRO-LIGHT"/>
                <w:sz w:val="20"/>
                <w:szCs w:val="20"/>
              </w:rPr>
            </w:pPr>
          </w:p>
        </w:tc>
        <w:tc>
          <w:tcPr>
            <w:tcW w:w="2460" w:type="dxa"/>
            <w:tcBorders>
              <w:top w:val="nil"/>
              <w:left w:val="nil"/>
              <w:bottom w:val="nil"/>
              <w:right w:val="nil"/>
            </w:tcBorders>
            <w:noWrap/>
            <w:vAlign w:val="bottom"/>
            <w:hideMark/>
          </w:tcPr>
          <w:p w14:paraId="2C033543" w14:textId="77777777" w:rsidR="000A4724" w:rsidRPr="000A4724" w:rsidRDefault="000A4724" w:rsidP="000A4724">
            <w:pPr>
              <w:widowControl/>
              <w:autoSpaceDE/>
              <w:autoSpaceDN/>
              <w:rPr>
                <w:sz w:val="20"/>
                <w:szCs w:val="20"/>
              </w:rPr>
            </w:pPr>
          </w:p>
        </w:tc>
        <w:tc>
          <w:tcPr>
            <w:tcW w:w="2140" w:type="dxa"/>
            <w:tcBorders>
              <w:top w:val="nil"/>
              <w:left w:val="nil"/>
              <w:bottom w:val="nil"/>
              <w:right w:val="nil"/>
            </w:tcBorders>
            <w:noWrap/>
            <w:vAlign w:val="bottom"/>
            <w:hideMark/>
          </w:tcPr>
          <w:p w14:paraId="121F1752" w14:textId="77777777" w:rsidR="000A4724" w:rsidRPr="000A4724" w:rsidRDefault="000A4724" w:rsidP="000A4724">
            <w:pPr>
              <w:widowControl/>
              <w:autoSpaceDE/>
              <w:autoSpaceDN/>
              <w:rPr>
                <w:sz w:val="20"/>
                <w:szCs w:val="20"/>
              </w:rPr>
            </w:pPr>
          </w:p>
        </w:tc>
        <w:tc>
          <w:tcPr>
            <w:tcW w:w="1440" w:type="dxa"/>
            <w:tcBorders>
              <w:top w:val="nil"/>
              <w:left w:val="nil"/>
              <w:bottom w:val="nil"/>
              <w:right w:val="nil"/>
            </w:tcBorders>
            <w:noWrap/>
            <w:vAlign w:val="bottom"/>
            <w:hideMark/>
          </w:tcPr>
          <w:p w14:paraId="4DCE5F4F" w14:textId="77777777" w:rsidR="000A4724" w:rsidRPr="000A4724" w:rsidRDefault="000A4724" w:rsidP="000A4724">
            <w:pPr>
              <w:widowControl/>
              <w:autoSpaceDE/>
              <w:autoSpaceDN/>
              <w:rPr>
                <w:sz w:val="20"/>
                <w:szCs w:val="20"/>
              </w:rPr>
            </w:pPr>
          </w:p>
        </w:tc>
      </w:tr>
    </w:tbl>
    <w:p w14:paraId="54D87707" w14:textId="77777777" w:rsidR="000A4724" w:rsidRPr="000A4724" w:rsidRDefault="000A4724" w:rsidP="000A4724">
      <w:pPr>
        <w:rPr>
          <w:rFonts w:ascii="APERCUPRO-LIGHT" w:hAnsi="APERCUPRO-LIGHT" w:cs="Calibri"/>
          <w:i/>
          <w:iCs/>
          <w:sz w:val="16"/>
          <w:szCs w:val="16"/>
        </w:rPr>
      </w:pPr>
      <w:r w:rsidRPr="000A4724">
        <w:rPr>
          <w:rFonts w:ascii="APERCUPRO-LIGHT" w:hAnsi="APERCUPRO-LIGHT" w:cstheme="minorHAnsi"/>
          <w:i/>
          <w:iCs/>
          <w:color w:val="000000"/>
          <w:sz w:val="16"/>
          <w:szCs w:val="16"/>
        </w:rPr>
        <w:t>*</w:t>
      </w:r>
      <w:r w:rsidRPr="000A4724">
        <w:rPr>
          <w:rFonts w:ascii="APERCUPRO-LIGHT" w:hAnsi="APERCUPRO-LIGHT" w:cs="Calibri"/>
          <w:i/>
          <w:iCs/>
          <w:sz w:val="16"/>
          <w:szCs w:val="16"/>
        </w:rPr>
        <w:t>Invoiced and due payable upon service agreement’s execution.</w:t>
      </w:r>
    </w:p>
    <w:p w14:paraId="0F5B1CBD" w14:textId="77777777" w:rsidR="000A4724" w:rsidRPr="000A4724" w:rsidRDefault="000A4724" w:rsidP="000A4724">
      <w:pPr>
        <w:rPr>
          <w:rFonts w:ascii="APERCUPRO-LIGHT" w:hAnsi="APERCUPRO-LIGHT" w:cstheme="minorHAnsi"/>
          <w:i/>
          <w:iCs/>
          <w:sz w:val="16"/>
          <w:szCs w:val="16"/>
        </w:rPr>
      </w:pPr>
      <w:r w:rsidRPr="000A4724">
        <w:rPr>
          <w:rFonts w:ascii="APERCUPRO-LIGHT" w:hAnsi="APERCUPRO-LIGHT" w:cstheme="minorHAnsi"/>
          <w:i/>
          <w:iCs/>
          <w:sz w:val="16"/>
          <w:szCs w:val="16"/>
        </w:rPr>
        <w:t>**The Monthly Minimum Fee begins 60 days after the effective date of this agreement, or when the Program Manager opens their first virtual account, whichever occurs first.</w:t>
      </w:r>
    </w:p>
    <w:p w14:paraId="03A80BB3" w14:textId="77777777" w:rsidR="000A4724" w:rsidRDefault="000A4724" w:rsidP="000A4724">
      <w:pPr>
        <w:rPr>
          <w:rFonts w:ascii="Calibri" w:hAnsi="Calibri" w:cs="Calibri"/>
          <w:i/>
          <w:iCs/>
          <w:sz w:val="20"/>
          <w:szCs w:val="20"/>
        </w:rPr>
      </w:pPr>
    </w:p>
    <w:p w14:paraId="414F9969" w14:textId="77777777" w:rsidR="000A4724" w:rsidRDefault="000A4724" w:rsidP="000A4724">
      <w:pPr>
        <w:rPr>
          <w:rFonts w:ascii="Calibri" w:hAnsi="Calibri" w:cs="Calibri"/>
          <w:i/>
          <w:iCs/>
          <w:sz w:val="20"/>
          <w:szCs w:val="20"/>
        </w:rPr>
      </w:pPr>
    </w:p>
    <w:p w14:paraId="6318CEE2" w14:textId="6E1CFF91" w:rsidR="000A4724" w:rsidRPr="000A4724" w:rsidRDefault="000A4724" w:rsidP="000A4724">
      <w:pPr>
        <w:jc w:val="both"/>
        <w:rPr>
          <w:rFonts w:ascii="APERCUPRO-LIGHT" w:hAnsi="APERCUPRO-LIGHT"/>
          <w:b/>
          <w:bCs/>
        </w:rPr>
      </w:pPr>
      <w:r w:rsidRPr="000A4724">
        <w:rPr>
          <w:rFonts w:ascii="APERCUPRO-LIGHT" w:hAnsi="APERCUPRO-LIGHT" w:cs="Calibri"/>
          <w:b/>
          <w:bCs/>
        </w:rPr>
        <w:t>Virtual Reference Number // IAT ACH // USDC</w:t>
      </w:r>
    </w:p>
    <w:p w14:paraId="32061089" w14:textId="46F35109" w:rsidR="009B43B4" w:rsidRDefault="009B43B4" w:rsidP="009B43B4">
      <w:pPr>
        <w:pStyle w:val="Heading2"/>
        <w:rPr>
          <w:rFonts w:asciiTheme="minorHAnsi" w:hAnsiTheme="minorHAnsi" w:cstheme="minorHAnsi"/>
          <w:sz w:val="21"/>
          <w:szCs w:val="21"/>
        </w:rPr>
      </w:pPr>
    </w:p>
    <w:tbl>
      <w:tblPr>
        <w:tblW w:w="9900" w:type="dxa"/>
        <w:jc w:val="center"/>
        <w:tblLook w:val="04A0" w:firstRow="1" w:lastRow="0" w:firstColumn="1" w:lastColumn="0" w:noHBand="0" w:noVBand="1"/>
      </w:tblPr>
      <w:tblGrid>
        <w:gridCol w:w="2840"/>
        <w:gridCol w:w="2140"/>
        <w:gridCol w:w="1180"/>
        <w:gridCol w:w="3740"/>
      </w:tblGrid>
      <w:tr w:rsidR="000A4724" w:rsidRPr="000A4724" w14:paraId="575868AE" w14:textId="77777777" w:rsidTr="000A4724">
        <w:trPr>
          <w:trHeight w:val="560"/>
          <w:jc w:val="center"/>
        </w:trPr>
        <w:tc>
          <w:tcPr>
            <w:tcW w:w="2840" w:type="dxa"/>
            <w:tcBorders>
              <w:top w:val="single" w:sz="4" w:space="0" w:color="auto"/>
              <w:left w:val="single" w:sz="4" w:space="0" w:color="auto"/>
              <w:bottom w:val="single" w:sz="4" w:space="0" w:color="auto"/>
              <w:right w:val="nil"/>
            </w:tcBorders>
            <w:shd w:val="clear" w:color="000000" w:fill="F2F2F2"/>
            <w:vAlign w:val="center"/>
            <w:hideMark/>
          </w:tcPr>
          <w:p w14:paraId="753CF094"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Service</w:t>
            </w:r>
          </w:p>
        </w:tc>
        <w:tc>
          <w:tcPr>
            <w:tcW w:w="2140" w:type="dxa"/>
            <w:tcBorders>
              <w:top w:val="single" w:sz="4" w:space="0" w:color="auto"/>
              <w:left w:val="nil"/>
              <w:bottom w:val="single" w:sz="4" w:space="0" w:color="auto"/>
              <w:right w:val="single" w:sz="4" w:space="0" w:color="auto"/>
            </w:tcBorders>
            <w:shd w:val="clear" w:color="000000" w:fill="F2F2F2"/>
            <w:vAlign w:val="center"/>
            <w:hideMark/>
          </w:tcPr>
          <w:p w14:paraId="3DE65713"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w:t>
            </w:r>
          </w:p>
        </w:tc>
        <w:tc>
          <w:tcPr>
            <w:tcW w:w="1180" w:type="dxa"/>
            <w:tcBorders>
              <w:top w:val="single" w:sz="4" w:space="0" w:color="auto"/>
              <w:left w:val="nil"/>
              <w:bottom w:val="single" w:sz="4" w:space="0" w:color="auto"/>
              <w:right w:val="single" w:sz="4" w:space="0" w:color="auto"/>
            </w:tcBorders>
            <w:shd w:val="clear" w:color="000000" w:fill="F2F2F2"/>
            <w:vAlign w:val="center"/>
            <w:hideMark/>
          </w:tcPr>
          <w:p w14:paraId="48A750BD"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Price per Item</w:t>
            </w:r>
          </w:p>
        </w:tc>
        <w:tc>
          <w:tcPr>
            <w:tcW w:w="3740" w:type="dxa"/>
            <w:tcBorders>
              <w:top w:val="single" w:sz="4" w:space="0" w:color="auto"/>
              <w:left w:val="nil"/>
              <w:bottom w:val="single" w:sz="4" w:space="0" w:color="auto"/>
              <w:right w:val="single" w:sz="4" w:space="0" w:color="auto"/>
            </w:tcBorders>
            <w:shd w:val="clear" w:color="000000" w:fill="F2F2F2"/>
            <w:vAlign w:val="center"/>
            <w:hideMark/>
          </w:tcPr>
          <w:p w14:paraId="55D13E85"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Description</w:t>
            </w:r>
          </w:p>
        </w:tc>
      </w:tr>
      <w:tr w:rsidR="000A4724" w:rsidRPr="000A4724" w14:paraId="66609ECE" w14:textId="77777777" w:rsidTr="000A4724">
        <w:trPr>
          <w:trHeight w:val="560"/>
          <w:jc w:val="center"/>
        </w:trPr>
        <w:tc>
          <w:tcPr>
            <w:tcW w:w="2840" w:type="dxa"/>
            <w:tcBorders>
              <w:top w:val="nil"/>
              <w:left w:val="single" w:sz="4" w:space="0" w:color="auto"/>
              <w:bottom w:val="single" w:sz="4" w:space="0" w:color="auto"/>
              <w:right w:val="nil"/>
            </w:tcBorders>
            <w:vAlign w:val="center"/>
            <w:hideMark/>
          </w:tcPr>
          <w:p w14:paraId="75B4B86B"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Virtual Routing Numbers (VRNs)</w:t>
            </w:r>
          </w:p>
        </w:tc>
        <w:tc>
          <w:tcPr>
            <w:tcW w:w="2140" w:type="dxa"/>
            <w:tcBorders>
              <w:top w:val="nil"/>
              <w:left w:val="nil"/>
              <w:bottom w:val="single" w:sz="4" w:space="0" w:color="auto"/>
              <w:right w:val="nil"/>
            </w:tcBorders>
            <w:vAlign w:val="center"/>
            <w:hideMark/>
          </w:tcPr>
          <w:p w14:paraId="3113DF93"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w:t>
            </w:r>
          </w:p>
        </w:tc>
        <w:tc>
          <w:tcPr>
            <w:tcW w:w="1180" w:type="dxa"/>
            <w:tcBorders>
              <w:top w:val="nil"/>
              <w:left w:val="nil"/>
              <w:bottom w:val="single" w:sz="4" w:space="0" w:color="auto"/>
              <w:right w:val="nil"/>
            </w:tcBorders>
            <w:vAlign w:val="center"/>
            <w:hideMark/>
          </w:tcPr>
          <w:p w14:paraId="6274EA3C"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$1.00 each</w:t>
            </w:r>
          </w:p>
        </w:tc>
        <w:tc>
          <w:tcPr>
            <w:tcW w:w="3740" w:type="dxa"/>
            <w:tcBorders>
              <w:top w:val="nil"/>
              <w:left w:val="nil"/>
              <w:bottom w:val="single" w:sz="4" w:space="0" w:color="auto"/>
              <w:right w:val="single" w:sz="4" w:space="0" w:color="auto"/>
            </w:tcBorders>
            <w:vAlign w:val="center"/>
            <w:hideMark/>
          </w:tcPr>
          <w:p w14:paraId="3A4AE5DA"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Fixed Monthly price per VRN</w:t>
            </w:r>
          </w:p>
        </w:tc>
      </w:tr>
      <w:tr w:rsidR="000A4724" w:rsidRPr="000A4724" w14:paraId="01DC1258" w14:textId="77777777" w:rsidTr="000A4724">
        <w:trPr>
          <w:trHeight w:val="320"/>
          <w:jc w:val="center"/>
        </w:trPr>
        <w:tc>
          <w:tcPr>
            <w:tcW w:w="2840" w:type="dxa"/>
            <w:tcBorders>
              <w:top w:val="nil"/>
              <w:left w:val="single" w:sz="4" w:space="0" w:color="auto"/>
              <w:bottom w:val="single" w:sz="4" w:space="0" w:color="auto"/>
              <w:right w:val="nil"/>
            </w:tcBorders>
            <w:shd w:val="clear" w:color="000000" w:fill="F2F2F2"/>
            <w:noWrap/>
            <w:vAlign w:val="center"/>
            <w:hideMark/>
          </w:tcPr>
          <w:p w14:paraId="23B93109"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2140" w:type="dxa"/>
            <w:tcBorders>
              <w:top w:val="nil"/>
              <w:left w:val="nil"/>
              <w:bottom w:val="single" w:sz="4" w:space="0" w:color="auto"/>
              <w:right w:val="nil"/>
            </w:tcBorders>
            <w:shd w:val="clear" w:color="000000" w:fill="F2F2F2"/>
            <w:noWrap/>
            <w:vAlign w:val="bottom"/>
            <w:hideMark/>
          </w:tcPr>
          <w:p w14:paraId="129AE4D6"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1180" w:type="dxa"/>
            <w:tcBorders>
              <w:top w:val="nil"/>
              <w:left w:val="nil"/>
              <w:bottom w:val="single" w:sz="4" w:space="0" w:color="auto"/>
              <w:right w:val="nil"/>
            </w:tcBorders>
            <w:shd w:val="clear" w:color="000000" w:fill="F2F2F2"/>
            <w:noWrap/>
            <w:vAlign w:val="bottom"/>
            <w:hideMark/>
          </w:tcPr>
          <w:p w14:paraId="5B49B2EB"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w:t>
            </w:r>
          </w:p>
        </w:tc>
        <w:tc>
          <w:tcPr>
            <w:tcW w:w="3740" w:type="dxa"/>
            <w:tcBorders>
              <w:top w:val="nil"/>
              <w:left w:val="nil"/>
              <w:bottom w:val="single" w:sz="4" w:space="0" w:color="auto"/>
              <w:right w:val="single" w:sz="4" w:space="0" w:color="auto"/>
            </w:tcBorders>
            <w:shd w:val="clear" w:color="000000" w:fill="F2F2F2"/>
            <w:noWrap/>
            <w:vAlign w:val="bottom"/>
            <w:hideMark/>
          </w:tcPr>
          <w:p w14:paraId="3561BEA8"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036D4A2C" w14:textId="77777777" w:rsidTr="000A4724">
        <w:trPr>
          <w:trHeight w:val="560"/>
          <w:jc w:val="center"/>
        </w:trPr>
        <w:tc>
          <w:tcPr>
            <w:tcW w:w="2840" w:type="dxa"/>
            <w:tcBorders>
              <w:top w:val="nil"/>
              <w:left w:val="single" w:sz="4" w:space="0" w:color="auto"/>
              <w:bottom w:val="single" w:sz="4" w:space="0" w:color="auto"/>
              <w:right w:val="nil"/>
            </w:tcBorders>
            <w:vAlign w:val="center"/>
            <w:hideMark/>
          </w:tcPr>
          <w:p w14:paraId="72B86F3D"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Virtual Routing Numbers (VRNs)</w:t>
            </w:r>
          </w:p>
        </w:tc>
        <w:tc>
          <w:tcPr>
            <w:tcW w:w="2140" w:type="dxa"/>
            <w:tcBorders>
              <w:top w:val="nil"/>
              <w:left w:val="nil"/>
              <w:bottom w:val="single" w:sz="4" w:space="0" w:color="auto"/>
              <w:right w:val="nil"/>
            </w:tcBorders>
            <w:vAlign w:val="center"/>
            <w:hideMark/>
          </w:tcPr>
          <w:p w14:paraId="28907CFC"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N/A</w:t>
            </w:r>
          </w:p>
        </w:tc>
        <w:tc>
          <w:tcPr>
            <w:tcW w:w="1180" w:type="dxa"/>
            <w:tcBorders>
              <w:top w:val="nil"/>
              <w:left w:val="nil"/>
              <w:bottom w:val="single" w:sz="4" w:space="0" w:color="auto"/>
              <w:right w:val="nil"/>
            </w:tcBorders>
            <w:vAlign w:val="center"/>
            <w:hideMark/>
          </w:tcPr>
          <w:p w14:paraId="4A17A9AF"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$1.00 each</w:t>
            </w:r>
          </w:p>
        </w:tc>
        <w:tc>
          <w:tcPr>
            <w:tcW w:w="3740" w:type="dxa"/>
            <w:tcBorders>
              <w:top w:val="nil"/>
              <w:left w:val="nil"/>
              <w:bottom w:val="single" w:sz="4" w:space="0" w:color="auto"/>
              <w:right w:val="single" w:sz="4" w:space="0" w:color="auto"/>
            </w:tcBorders>
            <w:vAlign w:val="center"/>
            <w:hideMark/>
          </w:tcPr>
          <w:p w14:paraId="08D58C20"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Fixed Monthly price per VRN</w:t>
            </w:r>
          </w:p>
        </w:tc>
      </w:tr>
      <w:tr w:rsidR="000A4724" w:rsidRPr="000A4724" w14:paraId="73E55337" w14:textId="77777777" w:rsidTr="000A4724">
        <w:trPr>
          <w:trHeight w:val="320"/>
          <w:jc w:val="center"/>
        </w:trPr>
        <w:tc>
          <w:tcPr>
            <w:tcW w:w="2840" w:type="dxa"/>
            <w:tcBorders>
              <w:top w:val="nil"/>
              <w:left w:val="single" w:sz="4" w:space="0" w:color="auto"/>
              <w:bottom w:val="nil"/>
              <w:right w:val="nil"/>
            </w:tcBorders>
            <w:shd w:val="clear" w:color="000000" w:fill="F2F2F2"/>
            <w:noWrap/>
            <w:vAlign w:val="center"/>
            <w:hideMark/>
          </w:tcPr>
          <w:p w14:paraId="12C32359"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2140" w:type="dxa"/>
            <w:tcBorders>
              <w:top w:val="nil"/>
              <w:left w:val="nil"/>
              <w:bottom w:val="nil"/>
              <w:right w:val="nil"/>
            </w:tcBorders>
            <w:shd w:val="clear" w:color="000000" w:fill="F2F2F2"/>
            <w:noWrap/>
            <w:vAlign w:val="bottom"/>
            <w:hideMark/>
          </w:tcPr>
          <w:p w14:paraId="632FCAFF"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1180" w:type="dxa"/>
            <w:tcBorders>
              <w:top w:val="nil"/>
              <w:left w:val="nil"/>
              <w:bottom w:val="nil"/>
              <w:right w:val="nil"/>
            </w:tcBorders>
            <w:shd w:val="clear" w:color="000000" w:fill="F2F2F2"/>
            <w:noWrap/>
            <w:vAlign w:val="bottom"/>
            <w:hideMark/>
          </w:tcPr>
          <w:p w14:paraId="3B8B8549"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w:t>
            </w:r>
          </w:p>
        </w:tc>
        <w:tc>
          <w:tcPr>
            <w:tcW w:w="3740" w:type="dxa"/>
            <w:tcBorders>
              <w:top w:val="nil"/>
              <w:left w:val="nil"/>
              <w:bottom w:val="nil"/>
              <w:right w:val="single" w:sz="4" w:space="0" w:color="auto"/>
            </w:tcBorders>
            <w:shd w:val="clear" w:color="000000" w:fill="F2F2F2"/>
            <w:noWrap/>
            <w:vAlign w:val="bottom"/>
            <w:hideMark/>
          </w:tcPr>
          <w:p w14:paraId="72850387"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275F1351" w14:textId="77777777" w:rsidTr="000A4724">
        <w:trPr>
          <w:trHeight w:val="320"/>
          <w:jc w:val="center"/>
        </w:trPr>
        <w:tc>
          <w:tcPr>
            <w:tcW w:w="2840" w:type="dxa"/>
            <w:tcBorders>
              <w:top w:val="single" w:sz="4" w:space="0" w:color="auto"/>
              <w:left w:val="single" w:sz="4" w:space="0" w:color="auto"/>
              <w:bottom w:val="nil"/>
              <w:right w:val="nil"/>
            </w:tcBorders>
            <w:vAlign w:val="center"/>
            <w:hideMark/>
          </w:tcPr>
          <w:p w14:paraId="3FB66AE1"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IAT ACH Debit/Credit</w:t>
            </w:r>
          </w:p>
        </w:tc>
        <w:tc>
          <w:tcPr>
            <w:tcW w:w="2140" w:type="dxa"/>
            <w:tcBorders>
              <w:top w:val="single" w:sz="4" w:space="0" w:color="auto"/>
              <w:left w:val="nil"/>
              <w:bottom w:val="nil"/>
              <w:right w:val="nil"/>
            </w:tcBorders>
            <w:vAlign w:val="center"/>
            <w:hideMark/>
          </w:tcPr>
          <w:p w14:paraId="542F03FE"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1 - 200,000</w:t>
            </w:r>
          </w:p>
        </w:tc>
        <w:tc>
          <w:tcPr>
            <w:tcW w:w="1180" w:type="dxa"/>
            <w:tcBorders>
              <w:top w:val="single" w:sz="4" w:space="0" w:color="auto"/>
              <w:left w:val="nil"/>
              <w:bottom w:val="nil"/>
              <w:right w:val="nil"/>
            </w:tcBorders>
            <w:vAlign w:val="center"/>
            <w:hideMark/>
          </w:tcPr>
          <w:p w14:paraId="2AB90157"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xml:space="preserve">$3.50 </w:t>
            </w:r>
          </w:p>
        </w:tc>
        <w:tc>
          <w:tcPr>
            <w:tcW w:w="3740" w:type="dxa"/>
            <w:tcBorders>
              <w:top w:val="single" w:sz="4" w:space="0" w:color="auto"/>
              <w:left w:val="nil"/>
              <w:bottom w:val="nil"/>
              <w:right w:val="single" w:sz="4" w:space="0" w:color="auto"/>
            </w:tcBorders>
            <w:vAlign w:val="center"/>
            <w:hideMark/>
          </w:tcPr>
          <w:p w14:paraId="167526D2"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Per IAT ACH debit/credit transaction</w:t>
            </w:r>
          </w:p>
        </w:tc>
      </w:tr>
      <w:tr w:rsidR="000A4724" w:rsidRPr="000A4724" w14:paraId="07271E6E" w14:textId="77777777" w:rsidTr="000A4724">
        <w:trPr>
          <w:trHeight w:val="320"/>
          <w:jc w:val="center"/>
        </w:trPr>
        <w:tc>
          <w:tcPr>
            <w:tcW w:w="2840" w:type="dxa"/>
            <w:tcBorders>
              <w:top w:val="nil"/>
              <w:left w:val="single" w:sz="4" w:space="0" w:color="auto"/>
              <w:bottom w:val="nil"/>
              <w:right w:val="nil"/>
            </w:tcBorders>
            <w:vAlign w:val="center"/>
            <w:hideMark/>
          </w:tcPr>
          <w:p w14:paraId="0574D9C7"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2140" w:type="dxa"/>
            <w:tcBorders>
              <w:top w:val="nil"/>
              <w:left w:val="nil"/>
              <w:bottom w:val="nil"/>
              <w:right w:val="nil"/>
            </w:tcBorders>
            <w:vAlign w:val="center"/>
            <w:hideMark/>
          </w:tcPr>
          <w:p w14:paraId="6ED3687A"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200,001 - 500,000</w:t>
            </w:r>
          </w:p>
        </w:tc>
        <w:tc>
          <w:tcPr>
            <w:tcW w:w="1180" w:type="dxa"/>
            <w:tcBorders>
              <w:top w:val="nil"/>
              <w:left w:val="nil"/>
              <w:bottom w:val="nil"/>
              <w:right w:val="nil"/>
            </w:tcBorders>
            <w:vAlign w:val="center"/>
            <w:hideMark/>
          </w:tcPr>
          <w:p w14:paraId="3F5C1192"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xml:space="preserve">$2.25 </w:t>
            </w:r>
          </w:p>
        </w:tc>
        <w:tc>
          <w:tcPr>
            <w:tcW w:w="3740" w:type="dxa"/>
            <w:tcBorders>
              <w:top w:val="nil"/>
              <w:left w:val="nil"/>
              <w:bottom w:val="nil"/>
              <w:right w:val="single" w:sz="4" w:space="0" w:color="auto"/>
            </w:tcBorders>
            <w:vAlign w:val="center"/>
            <w:hideMark/>
          </w:tcPr>
          <w:p w14:paraId="4A1AF49E"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Per IAT ACH debit/credit transaction</w:t>
            </w:r>
          </w:p>
        </w:tc>
      </w:tr>
      <w:tr w:rsidR="000A4724" w:rsidRPr="000A4724" w14:paraId="47F98FC6" w14:textId="77777777" w:rsidTr="000A4724">
        <w:trPr>
          <w:trHeight w:val="320"/>
          <w:jc w:val="center"/>
        </w:trPr>
        <w:tc>
          <w:tcPr>
            <w:tcW w:w="2840" w:type="dxa"/>
            <w:tcBorders>
              <w:top w:val="nil"/>
              <w:left w:val="single" w:sz="4" w:space="0" w:color="auto"/>
              <w:bottom w:val="single" w:sz="4" w:space="0" w:color="auto"/>
              <w:right w:val="nil"/>
            </w:tcBorders>
            <w:vAlign w:val="center"/>
            <w:hideMark/>
          </w:tcPr>
          <w:p w14:paraId="02C70AF3"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2140" w:type="dxa"/>
            <w:tcBorders>
              <w:top w:val="nil"/>
              <w:left w:val="nil"/>
              <w:bottom w:val="single" w:sz="4" w:space="0" w:color="auto"/>
              <w:right w:val="nil"/>
            </w:tcBorders>
            <w:vAlign w:val="center"/>
            <w:hideMark/>
          </w:tcPr>
          <w:p w14:paraId="28FBCD77"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500,001+</w:t>
            </w:r>
          </w:p>
        </w:tc>
        <w:tc>
          <w:tcPr>
            <w:tcW w:w="1180" w:type="dxa"/>
            <w:tcBorders>
              <w:top w:val="nil"/>
              <w:left w:val="nil"/>
              <w:bottom w:val="single" w:sz="4" w:space="0" w:color="auto"/>
              <w:right w:val="nil"/>
            </w:tcBorders>
            <w:vAlign w:val="center"/>
            <w:hideMark/>
          </w:tcPr>
          <w:p w14:paraId="5F06291F"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xml:space="preserve">$1.75 </w:t>
            </w:r>
          </w:p>
        </w:tc>
        <w:tc>
          <w:tcPr>
            <w:tcW w:w="3740" w:type="dxa"/>
            <w:tcBorders>
              <w:top w:val="nil"/>
              <w:left w:val="nil"/>
              <w:bottom w:val="single" w:sz="4" w:space="0" w:color="auto"/>
              <w:right w:val="single" w:sz="4" w:space="0" w:color="auto"/>
            </w:tcBorders>
            <w:vAlign w:val="center"/>
            <w:hideMark/>
          </w:tcPr>
          <w:p w14:paraId="0A646168"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Per IAT ACH debit/credit transaction</w:t>
            </w:r>
          </w:p>
        </w:tc>
      </w:tr>
      <w:tr w:rsidR="000A4724" w:rsidRPr="000A4724" w14:paraId="2B8CE93A" w14:textId="77777777" w:rsidTr="000A4724">
        <w:trPr>
          <w:trHeight w:val="320"/>
          <w:jc w:val="center"/>
        </w:trPr>
        <w:tc>
          <w:tcPr>
            <w:tcW w:w="2840" w:type="dxa"/>
            <w:tcBorders>
              <w:top w:val="nil"/>
              <w:left w:val="single" w:sz="4" w:space="0" w:color="auto"/>
              <w:bottom w:val="nil"/>
              <w:right w:val="nil"/>
            </w:tcBorders>
            <w:shd w:val="clear" w:color="000000" w:fill="F2F2F2"/>
            <w:noWrap/>
            <w:vAlign w:val="center"/>
            <w:hideMark/>
          </w:tcPr>
          <w:p w14:paraId="4C0D7339"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2140" w:type="dxa"/>
            <w:tcBorders>
              <w:top w:val="nil"/>
              <w:left w:val="nil"/>
              <w:bottom w:val="nil"/>
              <w:right w:val="nil"/>
            </w:tcBorders>
            <w:shd w:val="clear" w:color="000000" w:fill="F2F2F2"/>
            <w:noWrap/>
            <w:vAlign w:val="center"/>
            <w:hideMark/>
          </w:tcPr>
          <w:p w14:paraId="3B0A38CF"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w:t>
            </w:r>
          </w:p>
        </w:tc>
        <w:tc>
          <w:tcPr>
            <w:tcW w:w="1180" w:type="dxa"/>
            <w:tcBorders>
              <w:top w:val="nil"/>
              <w:left w:val="nil"/>
              <w:bottom w:val="nil"/>
              <w:right w:val="nil"/>
            </w:tcBorders>
            <w:shd w:val="clear" w:color="000000" w:fill="F2F2F2"/>
            <w:noWrap/>
            <w:vAlign w:val="center"/>
            <w:hideMark/>
          </w:tcPr>
          <w:p w14:paraId="123234A5"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w:t>
            </w:r>
          </w:p>
        </w:tc>
        <w:tc>
          <w:tcPr>
            <w:tcW w:w="3740" w:type="dxa"/>
            <w:tcBorders>
              <w:top w:val="nil"/>
              <w:left w:val="nil"/>
              <w:bottom w:val="nil"/>
              <w:right w:val="single" w:sz="4" w:space="0" w:color="auto"/>
            </w:tcBorders>
            <w:shd w:val="clear" w:color="000000" w:fill="F2F2F2"/>
            <w:noWrap/>
            <w:vAlign w:val="bottom"/>
            <w:hideMark/>
          </w:tcPr>
          <w:p w14:paraId="2B1A5072"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141529C4" w14:textId="77777777" w:rsidTr="000A4724">
        <w:trPr>
          <w:trHeight w:val="320"/>
          <w:jc w:val="center"/>
        </w:trPr>
        <w:tc>
          <w:tcPr>
            <w:tcW w:w="2840" w:type="dxa"/>
            <w:tcBorders>
              <w:top w:val="single" w:sz="4" w:space="0" w:color="auto"/>
              <w:left w:val="single" w:sz="4" w:space="0" w:color="auto"/>
              <w:bottom w:val="single" w:sz="4" w:space="0" w:color="auto"/>
              <w:right w:val="nil"/>
            </w:tcBorders>
            <w:noWrap/>
            <w:vAlign w:val="center"/>
            <w:hideMark/>
          </w:tcPr>
          <w:p w14:paraId="57DC184E"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IAT ACH return Items</w:t>
            </w:r>
          </w:p>
        </w:tc>
        <w:tc>
          <w:tcPr>
            <w:tcW w:w="2140" w:type="dxa"/>
            <w:tcBorders>
              <w:top w:val="single" w:sz="4" w:space="0" w:color="auto"/>
              <w:left w:val="nil"/>
              <w:bottom w:val="single" w:sz="4" w:space="0" w:color="auto"/>
              <w:right w:val="nil"/>
            </w:tcBorders>
            <w:vAlign w:val="center"/>
            <w:hideMark/>
          </w:tcPr>
          <w:p w14:paraId="319D580E"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Per item</w:t>
            </w:r>
          </w:p>
        </w:tc>
        <w:tc>
          <w:tcPr>
            <w:tcW w:w="1180" w:type="dxa"/>
            <w:tcBorders>
              <w:top w:val="single" w:sz="4" w:space="0" w:color="auto"/>
              <w:left w:val="nil"/>
              <w:bottom w:val="single" w:sz="4" w:space="0" w:color="auto"/>
              <w:right w:val="nil"/>
            </w:tcBorders>
            <w:noWrap/>
            <w:vAlign w:val="center"/>
            <w:hideMark/>
          </w:tcPr>
          <w:p w14:paraId="7C47E441"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$3.00</w:t>
            </w:r>
          </w:p>
        </w:tc>
        <w:tc>
          <w:tcPr>
            <w:tcW w:w="3740" w:type="dxa"/>
            <w:tcBorders>
              <w:top w:val="single" w:sz="4" w:space="0" w:color="auto"/>
              <w:left w:val="nil"/>
              <w:bottom w:val="single" w:sz="4" w:space="0" w:color="auto"/>
              <w:right w:val="single" w:sz="4" w:space="0" w:color="auto"/>
            </w:tcBorders>
            <w:noWrap/>
            <w:vAlign w:val="center"/>
            <w:hideMark/>
          </w:tcPr>
          <w:p w14:paraId="6D0C8347"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Charge per IAT ACH returned.</w:t>
            </w:r>
          </w:p>
        </w:tc>
      </w:tr>
      <w:tr w:rsidR="000A4724" w:rsidRPr="000A4724" w14:paraId="5F6991F7" w14:textId="77777777" w:rsidTr="000A4724">
        <w:trPr>
          <w:trHeight w:val="320"/>
          <w:jc w:val="center"/>
        </w:trPr>
        <w:tc>
          <w:tcPr>
            <w:tcW w:w="2840" w:type="dxa"/>
            <w:tcBorders>
              <w:top w:val="nil"/>
              <w:left w:val="nil"/>
              <w:bottom w:val="nil"/>
              <w:right w:val="nil"/>
            </w:tcBorders>
            <w:noWrap/>
            <w:vAlign w:val="center"/>
            <w:hideMark/>
          </w:tcPr>
          <w:p w14:paraId="0AEFF822" w14:textId="77777777" w:rsidR="000A4724" w:rsidRPr="000A4724" w:rsidRDefault="000A4724" w:rsidP="000A4724">
            <w:pPr>
              <w:widowControl/>
              <w:autoSpaceDE/>
              <w:autoSpaceDN/>
              <w:rPr>
                <w:rFonts w:ascii="APERCUPRO-LIGHT" w:hAnsi="APERCUPRO-LIGHT"/>
                <w:color w:val="000000"/>
                <w:sz w:val="20"/>
                <w:szCs w:val="20"/>
              </w:rPr>
            </w:pPr>
          </w:p>
        </w:tc>
        <w:tc>
          <w:tcPr>
            <w:tcW w:w="2140" w:type="dxa"/>
            <w:tcBorders>
              <w:top w:val="nil"/>
              <w:left w:val="nil"/>
              <w:bottom w:val="nil"/>
              <w:right w:val="nil"/>
            </w:tcBorders>
            <w:vAlign w:val="center"/>
            <w:hideMark/>
          </w:tcPr>
          <w:p w14:paraId="330EDF1C" w14:textId="77777777" w:rsidR="000A4724" w:rsidRPr="000A4724" w:rsidRDefault="000A4724" w:rsidP="000A4724">
            <w:pPr>
              <w:widowControl/>
              <w:autoSpaceDE/>
              <w:autoSpaceDN/>
              <w:rPr>
                <w:sz w:val="20"/>
                <w:szCs w:val="20"/>
              </w:rPr>
            </w:pPr>
          </w:p>
        </w:tc>
        <w:tc>
          <w:tcPr>
            <w:tcW w:w="1180" w:type="dxa"/>
            <w:tcBorders>
              <w:top w:val="nil"/>
              <w:left w:val="nil"/>
              <w:bottom w:val="nil"/>
              <w:right w:val="nil"/>
            </w:tcBorders>
            <w:noWrap/>
            <w:vAlign w:val="center"/>
            <w:hideMark/>
          </w:tcPr>
          <w:p w14:paraId="5C91F5D5" w14:textId="77777777" w:rsidR="000A4724" w:rsidRPr="000A4724" w:rsidRDefault="000A4724" w:rsidP="000A4724">
            <w:pPr>
              <w:widowControl/>
              <w:autoSpaceDE/>
              <w:autoSpaceDN/>
              <w:jc w:val="center"/>
              <w:rPr>
                <w:sz w:val="20"/>
                <w:szCs w:val="20"/>
              </w:rPr>
            </w:pPr>
          </w:p>
        </w:tc>
        <w:tc>
          <w:tcPr>
            <w:tcW w:w="3740" w:type="dxa"/>
            <w:tcBorders>
              <w:top w:val="nil"/>
              <w:left w:val="nil"/>
              <w:bottom w:val="nil"/>
              <w:right w:val="nil"/>
            </w:tcBorders>
            <w:noWrap/>
            <w:vAlign w:val="center"/>
            <w:hideMark/>
          </w:tcPr>
          <w:p w14:paraId="6690E337" w14:textId="77777777" w:rsidR="000A4724" w:rsidRPr="000A4724" w:rsidRDefault="000A4724" w:rsidP="000A4724">
            <w:pPr>
              <w:widowControl/>
              <w:autoSpaceDE/>
              <w:autoSpaceDN/>
              <w:jc w:val="center"/>
              <w:rPr>
                <w:sz w:val="20"/>
                <w:szCs w:val="20"/>
              </w:rPr>
            </w:pPr>
          </w:p>
        </w:tc>
      </w:tr>
      <w:tr w:rsidR="000A4724" w:rsidRPr="000A4724" w14:paraId="6AC3A940" w14:textId="77777777" w:rsidTr="000A4724">
        <w:trPr>
          <w:trHeight w:val="320"/>
          <w:jc w:val="center"/>
        </w:trPr>
        <w:tc>
          <w:tcPr>
            <w:tcW w:w="2840" w:type="dxa"/>
            <w:tcBorders>
              <w:top w:val="single" w:sz="4" w:space="0" w:color="auto"/>
              <w:left w:val="single" w:sz="4" w:space="0" w:color="auto"/>
              <w:bottom w:val="single" w:sz="4" w:space="0" w:color="auto"/>
              <w:right w:val="nil"/>
            </w:tcBorders>
            <w:shd w:val="clear" w:color="000000" w:fill="F2F2F2"/>
            <w:noWrap/>
            <w:vAlign w:val="center"/>
            <w:hideMark/>
          </w:tcPr>
          <w:p w14:paraId="70119A87" w14:textId="77777777" w:rsidR="000A4724" w:rsidRPr="000A4724" w:rsidRDefault="000A4724" w:rsidP="000A4724">
            <w:pPr>
              <w:widowControl/>
              <w:autoSpaceDE/>
              <w:autoSpaceDN/>
              <w:rPr>
                <w:rFonts w:ascii="APERCUPRO-LIGHT" w:hAnsi="APERCUPRO-LIGHT" w:cs="Calibri"/>
                <w:color w:val="000000"/>
                <w:sz w:val="20"/>
                <w:szCs w:val="20"/>
              </w:rPr>
            </w:pPr>
            <w:r w:rsidRPr="000A4724">
              <w:rPr>
                <w:rFonts w:ascii="APERCUPRO-LIGHT" w:hAnsi="APERCUPRO-LIGHT" w:cs="Calibri"/>
                <w:color w:val="000000"/>
                <w:sz w:val="20"/>
                <w:szCs w:val="20"/>
              </w:rPr>
              <w:t xml:space="preserve">USDC On/Off Ramps </w:t>
            </w:r>
          </w:p>
        </w:tc>
        <w:tc>
          <w:tcPr>
            <w:tcW w:w="2140" w:type="dxa"/>
            <w:tcBorders>
              <w:top w:val="single" w:sz="4" w:space="0" w:color="auto"/>
              <w:left w:val="nil"/>
              <w:bottom w:val="single" w:sz="4" w:space="0" w:color="auto"/>
              <w:right w:val="nil"/>
            </w:tcBorders>
            <w:shd w:val="clear" w:color="000000" w:fill="F2F2F2"/>
            <w:noWrap/>
            <w:vAlign w:val="center"/>
            <w:hideMark/>
          </w:tcPr>
          <w:p w14:paraId="6E621929" w14:textId="77777777" w:rsidR="000A4724" w:rsidRPr="000A4724" w:rsidRDefault="000A4724" w:rsidP="000A4724">
            <w:pPr>
              <w:widowControl/>
              <w:autoSpaceDE/>
              <w:autoSpaceDN/>
              <w:jc w:val="center"/>
              <w:rPr>
                <w:rFonts w:ascii="APERCUPRO-LIGHT" w:hAnsi="APERCUPRO-LIGHT" w:cs="Calibri"/>
                <w:color w:val="000000"/>
                <w:sz w:val="20"/>
                <w:szCs w:val="20"/>
              </w:rPr>
            </w:pPr>
            <w:r w:rsidRPr="000A4724">
              <w:rPr>
                <w:rFonts w:ascii="APERCUPRO-LIGHT" w:hAnsi="APERCUPRO-LIGHT" w:cs="Calibri"/>
                <w:color w:val="000000"/>
                <w:sz w:val="20"/>
                <w:szCs w:val="20"/>
              </w:rPr>
              <w:t>Mint</w:t>
            </w:r>
          </w:p>
        </w:tc>
        <w:tc>
          <w:tcPr>
            <w:tcW w:w="1180" w:type="dxa"/>
            <w:tcBorders>
              <w:top w:val="single" w:sz="4" w:space="0" w:color="auto"/>
              <w:left w:val="nil"/>
              <w:bottom w:val="single" w:sz="4" w:space="0" w:color="auto"/>
              <w:right w:val="nil"/>
            </w:tcBorders>
            <w:shd w:val="clear" w:color="000000" w:fill="F2F2F2"/>
            <w:noWrap/>
            <w:vAlign w:val="center"/>
            <w:hideMark/>
          </w:tcPr>
          <w:p w14:paraId="446C3E4B" w14:textId="77777777" w:rsidR="000A4724" w:rsidRPr="000A4724" w:rsidRDefault="000A4724" w:rsidP="000A4724">
            <w:pPr>
              <w:widowControl/>
              <w:autoSpaceDE/>
              <w:autoSpaceDN/>
              <w:jc w:val="center"/>
              <w:rPr>
                <w:rFonts w:ascii="APERCUPRO-LIGHT" w:hAnsi="APERCUPRO-LIGHT" w:cs="Calibri"/>
                <w:color w:val="000000"/>
                <w:sz w:val="20"/>
                <w:szCs w:val="20"/>
              </w:rPr>
            </w:pPr>
            <w:r w:rsidRPr="000A4724">
              <w:rPr>
                <w:rFonts w:ascii="APERCUPRO-LIGHT" w:hAnsi="APERCUPRO-LIGHT" w:cs="Calibri"/>
                <w:color w:val="000000"/>
                <w:sz w:val="20"/>
                <w:szCs w:val="20"/>
              </w:rPr>
              <w:t> </w:t>
            </w:r>
          </w:p>
        </w:tc>
        <w:tc>
          <w:tcPr>
            <w:tcW w:w="3740" w:type="dxa"/>
            <w:tcBorders>
              <w:top w:val="single" w:sz="4" w:space="0" w:color="auto"/>
              <w:left w:val="nil"/>
              <w:bottom w:val="single" w:sz="4" w:space="0" w:color="auto"/>
              <w:right w:val="single" w:sz="4" w:space="0" w:color="auto"/>
            </w:tcBorders>
            <w:shd w:val="clear" w:color="000000" w:fill="F2F2F2"/>
            <w:noWrap/>
            <w:vAlign w:val="center"/>
            <w:hideMark/>
          </w:tcPr>
          <w:p w14:paraId="079E9B97" w14:textId="77777777" w:rsidR="000A4724" w:rsidRPr="000A4724" w:rsidRDefault="000A4724" w:rsidP="000A4724">
            <w:pPr>
              <w:widowControl/>
              <w:autoSpaceDE/>
              <w:autoSpaceDN/>
              <w:jc w:val="center"/>
              <w:rPr>
                <w:rFonts w:ascii="APERCUPRO-LIGHT" w:hAnsi="APERCUPRO-LIGHT" w:cs="Calibri"/>
                <w:color w:val="000000"/>
                <w:sz w:val="20"/>
                <w:szCs w:val="20"/>
              </w:rPr>
            </w:pPr>
            <w:r w:rsidRPr="000A4724">
              <w:rPr>
                <w:rFonts w:ascii="APERCUPRO-LIGHT" w:hAnsi="APERCUPRO-LIGHT" w:cs="Calibri"/>
                <w:color w:val="000000"/>
                <w:sz w:val="20"/>
                <w:szCs w:val="20"/>
              </w:rPr>
              <w:t>Burn</w:t>
            </w:r>
          </w:p>
        </w:tc>
      </w:tr>
      <w:tr w:rsidR="000A4724" w:rsidRPr="000A4724" w14:paraId="50C13C4E" w14:textId="77777777" w:rsidTr="000A4724">
        <w:trPr>
          <w:trHeight w:val="320"/>
          <w:jc w:val="center"/>
        </w:trPr>
        <w:tc>
          <w:tcPr>
            <w:tcW w:w="2840" w:type="dxa"/>
            <w:tcBorders>
              <w:top w:val="nil"/>
              <w:left w:val="single" w:sz="4" w:space="0" w:color="auto"/>
              <w:bottom w:val="single" w:sz="4" w:space="0" w:color="auto"/>
              <w:right w:val="nil"/>
            </w:tcBorders>
            <w:noWrap/>
            <w:vAlign w:val="bottom"/>
            <w:hideMark/>
          </w:tcPr>
          <w:p w14:paraId="6F40DB55" w14:textId="77777777" w:rsidR="000A4724" w:rsidRPr="000A4724" w:rsidRDefault="000A4724" w:rsidP="000A4724">
            <w:pPr>
              <w:widowControl/>
              <w:autoSpaceDE/>
              <w:autoSpaceDN/>
              <w:rPr>
                <w:rFonts w:ascii="APERCUPRO-LIGHT" w:hAnsi="APERCUPRO-LIGHT" w:cs="Calibri"/>
                <w:color w:val="000000"/>
                <w:sz w:val="20"/>
                <w:szCs w:val="20"/>
              </w:rPr>
            </w:pPr>
            <w:r w:rsidRPr="000A4724">
              <w:rPr>
                <w:rFonts w:ascii="APERCUPRO-LIGHT" w:hAnsi="APERCUPRO-LIGHT" w:cs="Calibri"/>
                <w:color w:val="000000"/>
                <w:sz w:val="20"/>
                <w:szCs w:val="20"/>
              </w:rPr>
              <w:t>All</w:t>
            </w:r>
          </w:p>
        </w:tc>
        <w:tc>
          <w:tcPr>
            <w:tcW w:w="2140" w:type="dxa"/>
            <w:tcBorders>
              <w:top w:val="nil"/>
              <w:left w:val="nil"/>
              <w:bottom w:val="single" w:sz="4" w:space="0" w:color="auto"/>
              <w:right w:val="nil"/>
            </w:tcBorders>
            <w:noWrap/>
            <w:vAlign w:val="bottom"/>
            <w:hideMark/>
          </w:tcPr>
          <w:p w14:paraId="262B38FA" w14:textId="77777777" w:rsidR="000A4724" w:rsidRPr="000A4724" w:rsidRDefault="000A4724" w:rsidP="000A4724">
            <w:pPr>
              <w:widowControl/>
              <w:autoSpaceDE/>
              <w:autoSpaceDN/>
              <w:jc w:val="center"/>
              <w:rPr>
                <w:rFonts w:ascii="APERCUPRO-LIGHT" w:hAnsi="APERCUPRO-LIGHT" w:cs="Calibri"/>
                <w:color w:val="000000"/>
                <w:sz w:val="20"/>
                <w:szCs w:val="20"/>
              </w:rPr>
            </w:pPr>
            <w:r w:rsidRPr="000A4724">
              <w:rPr>
                <w:rFonts w:ascii="APERCUPRO-LIGHT" w:hAnsi="APERCUPRO-LIGHT" w:cs="Calibri"/>
                <w:color w:val="000000"/>
                <w:sz w:val="20"/>
                <w:szCs w:val="20"/>
              </w:rPr>
              <w:t>5 bps (0.05%)</w:t>
            </w:r>
          </w:p>
        </w:tc>
        <w:tc>
          <w:tcPr>
            <w:tcW w:w="1180" w:type="dxa"/>
            <w:tcBorders>
              <w:top w:val="nil"/>
              <w:left w:val="nil"/>
              <w:bottom w:val="single" w:sz="4" w:space="0" w:color="auto"/>
              <w:right w:val="nil"/>
            </w:tcBorders>
            <w:noWrap/>
            <w:vAlign w:val="bottom"/>
            <w:hideMark/>
          </w:tcPr>
          <w:p w14:paraId="63359447" w14:textId="77777777" w:rsidR="000A4724" w:rsidRPr="000A4724" w:rsidRDefault="000A4724" w:rsidP="000A4724">
            <w:pPr>
              <w:widowControl/>
              <w:autoSpaceDE/>
              <w:autoSpaceDN/>
              <w:jc w:val="center"/>
              <w:rPr>
                <w:rFonts w:ascii="APERCUPRO-LIGHT" w:hAnsi="APERCUPRO-LIGHT" w:cs="Calibri"/>
                <w:color w:val="000000"/>
                <w:sz w:val="20"/>
                <w:szCs w:val="20"/>
              </w:rPr>
            </w:pPr>
            <w:r w:rsidRPr="000A4724">
              <w:rPr>
                <w:rFonts w:ascii="APERCUPRO-LIGHT" w:hAnsi="APERCUPRO-LIGHT" w:cs="Calibri"/>
                <w:color w:val="000000"/>
                <w:sz w:val="20"/>
                <w:szCs w:val="20"/>
              </w:rPr>
              <w:t> </w:t>
            </w:r>
          </w:p>
        </w:tc>
        <w:tc>
          <w:tcPr>
            <w:tcW w:w="3740" w:type="dxa"/>
            <w:tcBorders>
              <w:top w:val="nil"/>
              <w:left w:val="nil"/>
              <w:bottom w:val="single" w:sz="4" w:space="0" w:color="auto"/>
              <w:right w:val="single" w:sz="4" w:space="0" w:color="auto"/>
            </w:tcBorders>
            <w:noWrap/>
            <w:vAlign w:val="bottom"/>
            <w:hideMark/>
          </w:tcPr>
          <w:p w14:paraId="1986503F" w14:textId="77777777" w:rsidR="000A4724" w:rsidRPr="000A4724" w:rsidRDefault="000A4724" w:rsidP="000A4724">
            <w:pPr>
              <w:widowControl/>
              <w:autoSpaceDE/>
              <w:autoSpaceDN/>
              <w:jc w:val="center"/>
              <w:rPr>
                <w:rFonts w:ascii="APERCUPRO-LIGHT" w:hAnsi="APERCUPRO-LIGHT" w:cs="Calibri"/>
                <w:color w:val="000000"/>
                <w:sz w:val="20"/>
                <w:szCs w:val="20"/>
              </w:rPr>
            </w:pPr>
            <w:r w:rsidRPr="000A4724">
              <w:rPr>
                <w:rFonts w:ascii="APERCUPRO-LIGHT" w:hAnsi="APERCUPRO-LIGHT" w:cs="Calibri"/>
                <w:color w:val="000000"/>
                <w:sz w:val="20"/>
                <w:szCs w:val="20"/>
              </w:rPr>
              <w:t>7 bps (0.07%)</w:t>
            </w:r>
          </w:p>
        </w:tc>
      </w:tr>
      <w:tr w:rsidR="000A4724" w:rsidRPr="000A4724" w14:paraId="313B6F30" w14:textId="77777777" w:rsidTr="000A4724">
        <w:trPr>
          <w:trHeight w:val="320"/>
          <w:jc w:val="center"/>
        </w:trPr>
        <w:tc>
          <w:tcPr>
            <w:tcW w:w="2840" w:type="dxa"/>
            <w:tcBorders>
              <w:top w:val="nil"/>
              <w:left w:val="single" w:sz="4" w:space="0" w:color="auto"/>
              <w:bottom w:val="single" w:sz="4" w:space="0" w:color="auto"/>
              <w:right w:val="nil"/>
            </w:tcBorders>
            <w:shd w:val="clear" w:color="000000" w:fill="F2F2F2"/>
            <w:noWrap/>
            <w:vAlign w:val="bottom"/>
            <w:hideMark/>
          </w:tcPr>
          <w:p w14:paraId="203357C0" w14:textId="77777777" w:rsidR="000A4724" w:rsidRPr="000A4724" w:rsidRDefault="000A4724" w:rsidP="000A4724">
            <w:pPr>
              <w:widowControl/>
              <w:autoSpaceDE/>
              <w:autoSpaceDN/>
              <w:rPr>
                <w:rFonts w:ascii="Aptos Narrow" w:hAnsi="Aptos Narrow"/>
                <w:color w:val="000000"/>
                <w:sz w:val="24"/>
                <w:szCs w:val="24"/>
              </w:rPr>
            </w:pPr>
            <w:r w:rsidRPr="000A4724">
              <w:rPr>
                <w:rFonts w:ascii="Aptos Narrow" w:hAnsi="Aptos Narrow"/>
                <w:color w:val="000000"/>
                <w:sz w:val="24"/>
                <w:szCs w:val="24"/>
              </w:rPr>
              <w:t> </w:t>
            </w:r>
          </w:p>
        </w:tc>
        <w:tc>
          <w:tcPr>
            <w:tcW w:w="2140" w:type="dxa"/>
            <w:tcBorders>
              <w:top w:val="nil"/>
              <w:left w:val="nil"/>
              <w:bottom w:val="single" w:sz="4" w:space="0" w:color="auto"/>
              <w:right w:val="nil"/>
            </w:tcBorders>
            <w:shd w:val="clear" w:color="000000" w:fill="F2F2F2"/>
            <w:noWrap/>
            <w:vAlign w:val="bottom"/>
            <w:hideMark/>
          </w:tcPr>
          <w:p w14:paraId="6CBA2B4D" w14:textId="77777777" w:rsidR="000A4724" w:rsidRPr="000A4724" w:rsidRDefault="000A4724" w:rsidP="000A4724">
            <w:pPr>
              <w:widowControl/>
              <w:autoSpaceDE/>
              <w:autoSpaceDN/>
              <w:rPr>
                <w:rFonts w:ascii="Aptos Narrow" w:hAnsi="Aptos Narrow"/>
                <w:color w:val="000000"/>
                <w:sz w:val="24"/>
                <w:szCs w:val="24"/>
              </w:rPr>
            </w:pPr>
            <w:r w:rsidRPr="000A4724">
              <w:rPr>
                <w:rFonts w:ascii="Aptos Narrow" w:hAnsi="Aptos Narrow"/>
                <w:color w:val="000000"/>
                <w:sz w:val="24"/>
                <w:szCs w:val="24"/>
              </w:rPr>
              <w:t> </w:t>
            </w:r>
          </w:p>
        </w:tc>
        <w:tc>
          <w:tcPr>
            <w:tcW w:w="1180" w:type="dxa"/>
            <w:tcBorders>
              <w:top w:val="nil"/>
              <w:left w:val="nil"/>
              <w:bottom w:val="single" w:sz="4" w:space="0" w:color="auto"/>
              <w:right w:val="nil"/>
            </w:tcBorders>
            <w:shd w:val="clear" w:color="000000" w:fill="F2F2F2"/>
            <w:noWrap/>
            <w:vAlign w:val="bottom"/>
            <w:hideMark/>
          </w:tcPr>
          <w:p w14:paraId="3D1C1EE9" w14:textId="77777777" w:rsidR="000A4724" w:rsidRPr="000A4724" w:rsidRDefault="000A4724" w:rsidP="000A4724">
            <w:pPr>
              <w:widowControl/>
              <w:autoSpaceDE/>
              <w:autoSpaceDN/>
              <w:jc w:val="center"/>
              <w:rPr>
                <w:rFonts w:ascii="Aptos Narrow" w:hAnsi="Aptos Narrow"/>
                <w:color w:val="000000"/>
                <w:sz w:val="24"/>
                <w:szCs w:val="24"/>
              </w:rPr>
            </w:pPr>
            <w:r w:rsidRPr="000A4724">
              <w:rPr>
                <w:rFonts w:ascii="Aptos Narrow" w:hAnsi="Aptos Narrow"/>
                <w:color w:val="000000"/>
                <w:sz w:val="24"/>
                <w:szCs w:val="24"/>
              </w:rPr>
              <w:t> </w:t>
            </w:r>
          </w:p>
        </w:tc>
        <w:tc>
          <w:tcPr>
            <w:tcW w:w="3740" w:type="dxa"/>
            <w:tcBorders>
              <w:top w:val="nil"/>
              <w:left w:val="nil"/>
              <w:bottom w:val="single" w:sz="4" w:space="0" w:color="auto"/>
              <w:right w:val="single" w:sz="4" w:space="0" w:color="auto"/>
            </w:tcBorders>
            <w:shd w:val="clear" w:color="000000" w:fill="F2F2F2"/>
            <w:noWrap/>
            <w:vAlign w:val="bottom"/>
            <w:hideMark/>
          </w:tcPr>
          <w:p w14:paraId="7ADAA6BC" w14:textId="77777777" w:rsidR="000A4724" w:rsidRPr="000A4724" w:rsidRDefault="000A4724" w:rsidP="000A4724">
            <w:pPr>
              <w:widowControl/>
              <w:autoSpaceDE/>
              <w:autoSpaceDN/>
              <w:rPr>
                <w:rFonts w:ascii="Aptos Narrow" w:hAnsi="Aptos Narrow"/>
                <w:color w:val="000000"/>
                <w:sz w:val="24"/>
                <w:szCs w:val="24"/>
              </w:rPr>
            </w:pPr>
            <w:r w:rsidRPr="000A4724">
              <w:rPr>
                <w:rFonts w:ascii="Aptos Narrow" w:hAnsi="Aptos Narrow"/>
                <w:color w:val="000000"/>
                <w:sz w:val="24"/>
                <w:szCs w:val="24"/>
              </w:rPr>
              <w:t> </w:t>
            </w:r>
          </w:p>
        </w:tc>
      </w:tr>
    </w:tbl>
    <w:p w14:paraId="78E45DBC" w14:textId="6038AE8B" w:rsidR="00987D8C" w:rsidRDefault="00987D8C" w:rsidP="00FB16B8">
      <w:pPr>
        <w:pStyle w:val="paragraph"/>
        <w:textAlignment w:val="baseline"/>
        <w:rPr>
          <w:rStyle w:val="normaltextrun"/>
          <w:rFonts w:asciiTheme="minorHAnsi" w:hAnsiTheme="minorHAnsi" w:cstheme="minorHAnsi"/>
          <w:b/>
          <w:bCs/>
          <w:sz w:val="22"/>
          <w:szCs w:val="22"/>
          <w:u w:val="single"/>
        </w:rPr>
      </w:pPr>
    </w:p>
    <w:p w14:paraId="237C6118" w14:textId="77777777" w:rsidR="000A4724" w:rsidRPr="00654FB8" w:rsidRDefault="000A4724" w:rsidP="00FB16B8">
      <w:pPr>
        <w:pStyle w:val="paragraph"/>
        <w:textAlignment w:val="baseline"/>
        <w:rPr>
          <w:rStyle w:val="normaltextrun"/>
          <w:rFonts w:asciiTheme="minorHAnsi" w:hAnsiTheme="minorHAnsi" w:cstheme="minorHAnsi"/>
          <w:b/>
          <w:bCs/>
          <w:sz w:val="22"/>
          <w:szCs w:val="22"/>
          <w:u w:val="single"/>
        </w:rPr>
      </w:pPr>
    </w:p>
    <w:p w14:paraId="05A21C85" w14:textId="77777777" w:rsidR="00576135" w:rsidRDefault="00576135" w:rsidP="00987D8C">
      <w:pPr>
        <w:pStyle w:val="paragraph"/>
        <w:spacing w:before="0" w:beforeAutospacing="0" w:after="0" w:afterAutospacing="0"/>
        <w:ind w:left="210"/>
        <w:jc w:val="center"/>
        <w:textAlignment w:val="baseline"/>
        <w:rPr>
          <w:rStyle w:val="eop"/>
          <w:rFonts w:asciiTheme="minorHAnsi" w:hAnsiTheme="minorHAnsi" w:cstheme="minorHAnsi"/>
          <w:b/>
          <w:bCs/>
          <w:sz w:val="22"/>
          <w:szCs w:val="22"/>
        </w:rPr>
      </w:pPr>
    </w:p>
    <w:p w14:paraId="44366689" w14:textId="4FFBB02A" w:rsidR="00987D8C" w:rsidRPr="00654FB8" w:rsidRDefault="00987D8C" w:rsidP="00987D8C">
      <w:pPr>
        <w:pStyle w:val="paragraph"/>
        <w:spacing w:before="0" w:beforeAutospacing="0" w:after="0" w:afterAutospacing="0"/>
        <w:ind w:left="210"/>
        <w:jc w:val="center"/>
        <w:textAlignment w:val="baseline"/>
        <w:rPr>
          <w:rFonts w:asciiTheme="minorHAnsi" w:hAnsiTheme="minorHAnsi" w:cstheme="minorHAnsi"/>
          <w:b/>
          <w:bCs/>
          <w:sz w:val="22"/>
          <w:szCs w:val="22"/>
        </w:rPr>
      </w:pPr>
      <w:r w:rsidRPr="00654FB8">
        <w:rPr>
          <w:rStyle w:val="eop"/>
          <w:rFonts w:asciiTheme="minorHAnsi" w:hAnsiTheme="minorHAnsi" w:cstheme="minorHAnsi"/>
          <w:b/>
          <w:bCs/>
          <w:sz w:val="22"/>
          <w:szCs w:val="22"/>
        </w:rPr>
        <w:t> </w:t>
      </w:r>
    </w:p>
    <w:p w14:paraId="10476F33" w14:textId="1DC9AB54" w:rsidR="00C85E16" w:rsidRPr="000A4724" w:rsidRDefault="00987D8C" w:rsidP="000A4724">
      <w:pPr>
        <w:pStyle w:val="paragraph"/>
        <w:spacing w:before="0" w:beforeAutospacing="0" w:after="0" w:afterAutospacing="0"/>
        <w:jc w:val="center"/>
        <w:textAlignment w:val="baseline"/>
        <w:rPr>
          <w:rFonts w:asciiTheme="minorHAnsi" w:hAnsiTheme="minorHAnsi" w:cstheme="minorHAnsi"/>
          <w:b/>
          <w:bCs/>
          <w:sz w:val="22"/>
          <w:szCs w:val="22"/>
        </w:rPr>
      </w:pPr>
      <w:r w:rsidRPr="00654FB8">
        <w:rPr>
          <w:rStyle w:val="eop"/>
          <w:rFonts w:asciiTheme="minorHAnsi" w:hAnsiTheme="minorHAnsi" w:cstheme="minorHAnsi"/>
          <w:b/>
          <w:bCs/>
          <w:sz w:val="22"/>
          <w:szCs w:val="22"/>
        </w:rPr>
        <w:t> </w:t>
      </w:r>
    </w:p>
    <w:tbl>
      <w:tblPr>
        <w:tblW w:w="9100" w:type="dxa"/>
        <w:jc w:val="center"/>
        <w:tblLook w:val="04A0" w:firstRow="1" w:lastRow="0" w:firstColumn="1" w:lastColumn="0" w:noHBand="0" w:noVBand="1"/>
      </w:tblPr>
      <w:tblGrid>
        <w:gridCol w:w="6014"/>
        <w:gridCol w:w="473"/>
        <w:gridCol w:w="473"/>
        <w:gridCol w:w="2140"/>
      </w:tblGrid>
      <w:tr w:rsidR="000A4724" w:rsidRPr="000A4724" w14:paraId="74E31757" w14:textId="77777777" w:rsidTr="000A4724">
        <w:trPr>
          <w:trHeight w:val="320"/>
          <w:jc w:val="center"/>
        </w:trPr>
        <w:tc>
          <w:tcPr>
            <w:tcW w:w="6960" w:type="dxa"/>
            <w:gridSpan w:val="3"/>
            <w:vMerge w:val="restart"/>
            <w:tcBorders>
              <w:top w:val="single" w:sz="4" w:space="0" w:color="auto"/>
              <w:left w:val="single" w:sz="4" w:space="0" w:color="auto"/>
              <w:bottom w:val="single" w:sz="4" w:space="0" w:color="000000"/>
              <w:right w:val="nil"/>
            </w:tcBorders>
            <w:shd w:val="clear" w:color="000000" w:fill="F2F2F2"/>
            <w:vAlign w:val="center"/>
            <w:hideMark/>
          </w:tcPr>
          <w:p w14:paraId="44520A14"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lastRenderedPageBreak/>
              <w:t>Service: USD Visa Clearing Accounts and USD Reserve Account for Visa Program</w:t>
            </w:r>
          </w:p>
        </w:tc>
        <w:tc>
          <w:tcPr>
            <w:tcW w:w="2140" w:type="dxa"/>
            <w:tcBorders>
              <w:top w:val="single" w:sz="4" w:space="0" w:color="auto"/>
              <w:left w:val="nil"/>
              <w:bottom w:val="nil"/>
              <w:right w:val="single" w:sz="4" w:space="0" w:color="auto"/>
            </w:tcBorders>
            <w:shd w:val="clear" w:color="000000" w:fill="F2F2F2"/>
            <w:noWrap/>
            <w:vAlign w:val="bottom"/>
            <w:hideMark/>
          </w:tcPr>
          <w:p w14:paraId="1A5974D0"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7005E19D" w14:textId="77777777" w:rsidTr="000A4724">
        <w:trPr>
          <w:trHeight w:val="320"/>
          <w:jc w:val="center"/>
        </w:trPr>
        <w:tc>
          <w:tcPr>
            <w:tcW w:w="6960" w:type="dxa"/>
            <w:gridSpan w:val="3"/>
            <w:vMerge/>
            <w:tcBorders>
              <w:top w:val="single" w:sz="4" w:space="0" w:color="auto"/>
              <w:left w:val="single" w:sz="4" w:space="0" w:color="auto"/>
              <w:bottom w:val="single" w:sz="4" w:space="0" w:color="000000"/>
              <w:right w:val="nil"/>
            </w:tcBorders>
            <w:vAlign w:val="center"/>
            <w:hideMark/>
          </w:tcPr>
          <w:p w14:paraId="47036542" w14:textId="77777777" w:rsidR="000A4724" w:rsidRPr="000A4724" w:rsidRDefault="000A4724" w:rsidP="000A4724">
            <w:pPr>
              <w:widowControl/>
              <w:autoSpaceDE/>
              <w:autoSpaceDN/>
              <w:rPr>
                <w:rFonts w:ascii="APERCUPRO-LIGHT" w:hAnsi="APERCUPRO-LIGHT"/>
                <w:color w:val="000000"/>
                <w:sz w:val="20"/>
                <w:szCs w:val="20"/>
              </w:rPr>
            </w:pPr>
          </w:p>
        </w:tc>
        <w:tc>
          <w:tcPr>
            <w:tcW w:w="2140" w:type="dxa"/>
            <w:tcBorders>
              <w:top w:val="nil"/>
              <w:left w:val="nil"/>
              <w:bottom w:val="nil"/>
              <w:right w:val="single" w:sz="4" w:space="0" w:color="auto"/>
            </w:tcBorders>
            <w:shd w:val="clear" w:color="000000" w:fill="F2F2F2"/>
            <w:noWrap/>
            <w:vAlign w:val="center"/>
            <w:hideMark/>
          </w:tcPr>
          <w:p w14:paraId="68506A2B"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Fee</w:t>
            </w:r>
          </w:p>
        </w:tc>
      </w:tr>
      <w:tr w:rsidR="000A4724" w:rsidRPr="000A4724" w14:paraId="66439551" w14:textId="77777777" w:rsidTr="000A4724">
        <w:trPr>
          <w:trHeight w:val="320"/>
          <w:jc w:val="center"/>
        </w:trPr>
        <w:tc>
          <w:tcPr>
            <w:tcW w:w="6960" w:type="dxa"/>
            <w:gridSpan w:val="3"/>
            <w:vMerge/>
            <w:tcBorders>
              <w:top w:val="single" w:sz="4" w:space="0" w:color="auto"/>
              <w:left w:val="single" w:sz="4" w:space="0" w:color="auto"/>
              <w:bottom w:val="single" w:sz="4" w:space="0" w:color="000000"/>
              <w:right w:val="nil"/>
            </w:tcBorders>
            <w:vAlign w:val="center"/>
            <w:hideMark/>
          </w:tcPr>
          <w:p w14:paraId="2CAD36C0" w14:textId="77777777" w:rsidR="000A4724" w:rsidRPr="000A4724" w:rsidRDefault="000A4724" w:rsidP="000A4724">
            <w:pPr>
              <w:widowControl/>
              <w:autoSpaceDE/>
              <w:autoSpaceDN/>
              <w:rPr>
                <w:rFonts w:ascii="APERCUPRO-LIGHT" w:hAnsi="APERCUPRO-LIGHT"/>
                <w:color w:val="000000"/>
                <w:sz w:val="20"/>
                <w:szCs w:val="20"/>
              </w:rPr>
            </w:pPr>
          </w:p>
        </w:tc>
        <w:tc>
          <w:tcPr>
            <w:tcW w:w="2140" w:type="dxa"/>
            <w:tcBorders>
              <w:top w:val="nil"/>
              <w:left w:val="nil"/>
              <w:bottom w:val="nil"/>
              <w:right w:val="single" w:sz="4" w:space="0" w:color="auto"/>
            </w:tcBorders>
            <w:shd w:val="clear" w:color="000000" w:fill="F2F2F2"/>
            <w:noWrap/>
            <w:vAlign w:val="bottom"/>
            <w:hideMark/>
          </w:tcPr>
          <w:p w14:paraId="0C1A4130"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7510B9AF" w14:textId="77777777" w:rsidTr="000A4724">
        <w:trPr>
          <w:trHeight w:val="320"/>
          <w:jc w:val="center"/>
        </w:trPr>
        <w:tc>
          <w:tcPr>
            <w:tcW w:w="6960" w:type="dxa"/>
            <w:gridSpan w:val="3"/>
            <w:vMerge/>
            <w:tcBorders>
              <w:top w:val="single" w:sz="4" w:space="0" w:color="auto"/>
              <w:left w:val="single" w:sz="4" w:space="0" w:color="auto"/>
              <w:bottom w:val="single" w:sz="4" w:space="0" w:color="000000"/>
              <w:right w:val="nil"/>
            </w:tcBorders>
            <w:vAlign w:val="center"/>
            <w:hideMark/>
          </w:tcPr>
          <w:p w14:paraId="49C43E2F" w14:textId="77777777" w:rsidR="000A4724" w:rsidRPr="000A4724" w:rsidRDefault="000A4724" w:rsidP="000A4724">
            <w:pPr>
              <w:widowControl/>
              <w:autoSpaceDE/>
              <w:autoSpaceDN/>
              <w:rPr>
                <w:rFonts w:ascii="APERCUPRO-LIGHT" w:hAnsi="APERCUPRO-LIGHT"/>
                <w:color w:val="000000"/>
                <w:sz w:val="20"/>
                <w:szCs w:val="20"/>
              </w:rPr>
            </w:pPr>
          </w:p>
        </w:tc>
        <w:tc>
          <w:tcPr>
            <w:tcW w:w="2140" w:type="dxa"/>
            <w:tcBorders>
              <w:top w:val="nil"/>
              <w:left w:val="nil"/>
              <w:bottom w:val="single" w:sz="4" w:space="0" w:color="auto"/>
              <w:right w:val="single" w:sz="4" w:space="0" w:color="auto"/>
            </w:tcBorders>
            <w:shd w:val="clear" w:color="000000" w:fill="F2F2F2"/>
            <w:noWrap/>
            <w:vAlign w:val="bottom"/>
            <w:hideMark/>
          </w:tcPr>
          <w:p w14:paraId="08927149"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5A73664D" w14:textId="77777777" w:rsidTr="000A4724">
        <w:trPr>
          <w:trHeight w:val="320"/>
          <w:jc w:val="center"/>
        </w:trPr>
        <w:tc>
          <w:tcPr>
            <w:tcW w:w="6014" w:type="dxa"/>
            <w:tcBorders>
              <w:top w:val="nil"/>
              <w:left w:val="single" w:sz="4" w:space="0" w:color="auto"/>
              <w:bottom w:val="nil"/>
              <w:right w:val="nil"/>
            </w:tcBorders>
            <w:noWrap/>
            <w:vAlign w:val="bottom"/>
            <w:hideMark/>
          </w:tcPr>
          <w:p w14:paraId="1DB0694F"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Set-up Fee</w:t>
            </w:r>
          </w:p>
        </w:tc>
        <w:tc>
          <w:tcPr>
            <w:tcW w:w="473" w:type="dxa"/>
            <w:tcBorders>
              <w:top w:val="nil"/>
              <w:left w:val="nil"/>
              <w:bottom w:val="nil"/>
              <w:right w:val="nil"/>
            </w:tcBorders>
            <w:noWrap/>
            <w:vAlign w:val="bottom"/>
            <w:hideMark/>
          </w:tcPr>
          <w:p w14:paraId="13C4C369"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473" w:type="dxa"/>
            <w:tcBorders>
              <w:top w:val="nil"/>
              <w:left w:val="nil"/>
              <w:bottom w:val="nil"/>
              <w:right w:val="nil"/>
            </w:tcBorders>
            <w:noWrap/>
            <w:vAlign w:val="bottom"/>
            <w:hideMark/>
          </w:tcPr>
          <w:p w14:paraId="7E894019"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c>
          <w:tcPr>
            <w:tcW w:w="2140" w:type="dxa"/>
            <w:tcBorders>
              <w:top w:val="nil"/>
              <w:left w:val="nil"/>
              <w:bottom w:val="nil"/>
              <w:right w:val="single" w:sz="4" w:space="0" w:color="auto"/>
            </w:tcBorders>
            <w:noWrap/>
            <w:vAlign w:val="bottom"/>
            <w:hideMark/>
          </w:tcPr>
          <w:p w14:paraId="726CFEAF" w14:textId="77777777" w:rsidR="000A4724" w:rsidRPr="000A4724" w:rsidRDefault="000A4724" w:rsidP="000A4724">
            <w:pPr>
              <w:widowControl/>
              <w:autoSpaceDE/>
              <w:autoSpaceDN/>
              <w:jc w:val="center"/>
              <w:rPr>
                <w:rFonts w:ascii="APERCUPRO-LIGHT" w:hAnsi="APERCUPRO-LIGHT"/>
                <w:color w:val="000000"/>
                <w:sz w:val="20"/>
                <w:szCs w:val="20"/>
              </w:rPr>
            </w:pPr>
            <w:r w:rsidRPr="000A4724">
              <w:rPr>
                <w:rFonts w:ascii="APERCUPRO-LIGHT" w:hAnsi="APERCUPRO-LIGHT"/>
                <w:color w:val="000000"/>
                <w:sz w:val="20"/>
                <w:szCs w:val="20"/>
              </w:rPr>
              <w:t xml:space="preserve"> $                     5,000 </w:t>
            </w:r>
          </w:p>
        </w:tc>
      </w:tr>
      <w:tr w:rsidR="000A4724" w:rsidRPr="000A4724" w14:paraId="08331771" w14:textId="77777777" w:rsidTr="000A4724">
        <w:trPr>
          <w:trHeight w:val="320"/>
          <w:jc w:val="center"/>
        </w:trPr>
        <w:tc>
          <w:tcPr>
            <w:tcW w:w="6960" w:type="dxa"/>
            <w:gridSpan w:val="3"/>
            <w:tcBorders>
              <w:top w:val="nil"/>
              <w:left w:val="single" w:sz="4" w:space="0" w:color="auto"/>
              <w:bottom w:val="nil"/>
              <w:right w:val="nil"/>
            </w:tcBorders>
            <w:noWrap/>
            <w:vAlign w:val="center"/>
            <w:hideMark/>
          </w:tcPr>
          <w:p w14:paraId="18287303"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Interchange split: 50/50</w:t>
            </w:r>
          </w:p>
        </w:tc>
        <w:tc>
          <w:tcPr>
            <w:tcW w:w="2140" w:type="dxa"/>
            <w:tcBorders>
              <w:top w:val="nil"/>
              <w:left w:val="nil"/>
              <w:bottom w:val="nil"/>
              <w:right w:val="single" w:sz="4" w:space="0" w:color="auto"/>
            </w:tcBorders>
            <w:noWrap/>
            <w:vAlign w:val="bottom"/>
            <w:hideMark/>
          </w:tcPr>
          <w:p w14:paraId="62D1082A"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20264113" w14:textId="77777777" w:rsidTr="000A4724">
        <w:trPr>
          <w:trHeight w:val="320"/>
          <w:jc w:val="center"/>
        </w:trPr>
        <w:tc>
          <w:tcPr>
            <w:tcW w:w="6960" w:type="dxa"/>
            <w:gridSpan w:val="3"/>
            <w:tcBorders>
              <w:top w:val="nil"/>
              <w:left w:val="single" w:sz="4" w:space="0" w:color="auto"/>
              <w:bottom w:val="nil"/>
              <w:right w:val="nil"/>
            </w:tcBorders>
            <w:noWrap/>
            <w:vAlign w:val="bottom"/>
            <w:hideMark/>
          </w:tcPr>
          <w:p w14:paraId="2B16F7E9"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Zenus will pass through 100% of network expenses to Program Manager</w:t>
            </w:r>
          </w:p>
        </w:tc>
        <w:tc>
          <w:tcPr>
            <w:tcW w:w="2140" w:type="dxa"/>
            <w:tcBorders>
              <w:top w:val="nil"/>
              <w:left w:val="nil"/>
              <w:bottom w:val="nil"/>
              <w:right w:val="single" w:sz="4" w:space="0" w:color="auto"/>
            </w:tcBorders>
            <w:noWrap/>
            <w:vAlign w:val="bottom"/>
            <w:hideMark/>
          </w:tcPr>
          <w:p w14:paraId="2B315F6A"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395B823D" w14:textId="77777777" w:rsidTr="000A4724">
        <w:trPr>
          <w:trHeight w:val="320"/>
          <w:jc w:val="center"/>
        </w:trPr>
        <w:tc>
          <w:tcPr>
            <w:tcW w:w="9100" w:type="dxa"/>
            <w:gridSpan w:val="4"/>
            <w:tcBorders>
              <w:top w:val="nil"/>
              <w:left w:val="single" w:sz="4" w:space="0" w:color="auto"/>
              <w:bottom w:val="nil"/>
              <w:right w:val="single" w:sz="4" w:space="0" w:color="000000"/>
            </w:tcBorders>
            <w:noWrap/>
            <w:vAlign w:val="bottom"/>
            <w:hideMark/>
          </w:tcPr>
          <w:p w14:paraId="769B2807"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Program Manager will maintain a Settlement and Reserve Account with Zenus Bank</w:t>
            </w:r>
          </w:p>
        </w:tc>
      </w:tr>
      <w:tr w:rsidR="000A4724" w:rsidRPr="000A4724" w14:paraId="4B1E2ED8" w14:textId="77777777" w:rsidTr="000A4724">
        <w:trPr>
          <w:trHeight w:val="680"/>
          <w:jc w:val="center"/>
        </w:trPr>
        <w:tc>
          <w:tcPr>
            <w:tcW w:w="9100" w:type="dxa"/>
            <w:gridSpan w:val="4"/>
            <w:tcBorders>
              <w:top w:val="nil"/>
              <w:left w:val="single" w:sz="4" w:space="0" w:color="auto"/>
              <w:bottom w:val="nil"/>
              <w:right w:val="single" w:sz="4" w:space="0" w:color="000000"/>
            </w:tcBorders>
            <w:vAlign w:val="bottom"/>
            <w:hideMark/>
          </w:tcPr>
          <w:p w14:paraId="06A03502"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Program Manager will be responsible for all Network Fees, which Zenus will pass along without markup.</w:t>
            </w:r>
          </w:p>
        </w:tc>
      </w:tr>
      <w:tr w:rsidR="000A4724" w:rsidRPr="000A4724" w14:paraId="76885FEF" w14:textId="77777777" w:rsidTr="000A4724">
        <w:trPr>
          <w:trHeight w:val="320"/>
          <w:jc w:val="center"/>
        </w:trPr>
        <w:tc>
          <w:tcPr>
            <w:tcW w:w="6960" w:type="dxa"/>
            <w:gridSpan w:val="3"/>
            <w:tcBorders>
              <w:top w:val="nil"/>
              <w:left w:val="single" w:sz="4" w:space="0" w:color="auto"/>
              <w:bottom w:val="nil"/>
              <w:right w:val="nil"/>
            </w:tcBorders>
            <w:noWrap/>
            <w:vAlign w:val="bottom"/>
            <w:hideMark/>
          </w:tcPr>
          <w:p w14:paraId="5FF7F93F"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Program Manager will maintain a balance of the grater of:</w:t>
            </w:r>
          </w:p>
        </w:tc>
        <w:tc>
          <w:tcPr>
            <w:tcW w:w="2140" w:type="dxa"/>
            <w:tcBorders>
              <w:top w:val="nil"/>
              <w:left w:val="nil"/>
              <w:bottom w:val="nil"/>
              <w:right w:val="single" w:sz="4" w:space="0" w:color="auto"/>
            </w:tcBorders>
            <w:noWrap/>
            <w:vAlign w:val="bottom"/>
            <w:hideMark/>
          </w:tcPr>
          <w:p w14:paraId="4721CB7D"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1BE9C07C" w14:textId="77777777" w:rsidTr="000A4724">
        <w:trPr>
          <w:trHeight w:val="320"/>
          <w:jc w:val="center"/>
        </w:trPr>
        <w:tc>
          <w:tcPr>
            <w:tcW w:w="6960" w:type="dxa"/>
            <w:gridSpan w:val="3"/>
            <w:tcBorders>
              <w:top w:val="nil"/>
              <w:left w:val="single" w:sz="4" w:space="0" w:color="auto"/>
              <w:bottom w:val="nil"/>
              <w:right w:val="nil"/>
            </w:tcBorders>
            <w:noWrap/>
            <w:vAlign w:val="bottom"/>
            <w:hideMark/>
          </w:tcPr>
          <w:p w14:paraId="68D558BF" w14:textId="77777777" w:rsidR="000A4724" w:rsidRPr="000A4724" w:rsidRDefault="000A4724" w:rsidP="000A4724">
            <w:pPr>
              <w:widowControl/>
              <w:autoSpaceDE/>
              <w:autoSpaceDN/>
              <w:ind w:firstLineChars="400" w:firstLine="800"/>
              <w:rPr>
                <w:rFonts w:ascii="APERCUPRO-LIGHT" w:hAnsi="APERCUPRO-LIGHT"/>
                <w:color w:val="000000"/>
                <w:sz w:val="20"/>
                <w:szCs w:val="20"/>
              </w:rPr>
            </w:pPr>
            <w:r w:rsidRPr="000A4724">
              <w:rPr>
                <w:rFonts w:ascii="APERCUPRO-LIGHT" w:hAnsi="APERCUPRO-LIGHT"/>
                <w:color w:val="000000"/>
                <w:sz w:val="20"/>
                <w:szCs w:val="20"/>
              </w:rPr>
              <w:t>1. 60-day average gross Payment Volume for seven (7) days</w:t>
            </w:r>
          </w:p>
        </w:tc>
        <w:tc>
          <w:tcPr>
            <w:tcW w:w="2140" w:type="dxa"/>
            <w:tcBorders>
              <w:top w:val="nil"/>
              <w:left w:val="nil"/>
              <w:bottom w:val="nil"/>
              <w:right w:val="single" w:sz="4" w:space="0" w:color="auto"/>
            </w:tcBorders>
            <w:noWrap/>
            <w:vAlign w:val="bottom"/>
            <w:hideMark/>
          </w:tcPr>
          <w:p w14:paraId="5BBA7A11" w14:textId="77777777" w:rsidR="000A4724" w:rsidRPr="000A4724" w:rsidRDefault="000A4724" w:rsidP="000A4724">
            <w:pPr>
              <w:widowControl/>
              <w:autoSpaceDE/>
              <w:autoSpaceDN/>
              <w:rPr>
                <w:rFonts w:ascii="APERCUPRO-LIGHT" w:hAnsi="APERCUPRO-LIGHT"/>
                <w:color w:val="000000"/>
                <w:sz w:val="20"/>
                <w:szCs w:val="20"/>
              </w:rPr>
            </w:pPr>
            <w:r w:rsidRPr="000A4724">
              <w:rPr>
                <w:rFonts w:ascii="APERCUPRO-LIGHT" w:hAnsi="APERCUPRO-LIGHT"/>
                <w:color w:val="000000"/>
                <w:sz w:val="20"/>
                <w:szCs w:val="20"/>
              </w:rPr>
              <w:t> </w:t>
            </w:r>
          </w:p>
        </w:tc>
      </w:tr>
      <w:tr w:rsidR="000A4724" w:rsidRPr="000A4724" w14:paraId="5941B9A8" w14:textId="77777777" w:rsidTr="000A4724">
        <w:trPr>
          <w:trHeight w:val="320"/>
          <w:jc w:val="center"/>
        </w:trPr>
        <w:tc>
          <w:tcPr>
            <w:tcW w:w="9100" w:type="dxa"/>
            <w:gridSpan w:val="4"/>
            <w:tcBorders>
              <w:top w:val="nil"/>
              <w:left w:val="single" w:sz="4" w:space="0" w:color="auto"/>
              <w:bottom w:val="single" w:sz="4" w:space="0" w:color="auto"/>
              <w:right w:val="single" w:sz="4" w:space="0" w:color="000000"/>
            </w:tcBorders>
            <w:noWrap/>
            <w:vAlign w:val="bottom"/>
            <w:hideMark/>
          </w:tcPr>
          <w:p w14:paraId="718A1482" w14:textId="77777777" w:rsidR="000A4724" w:rsidRPr="000A4724" w:rsidRDefault="000A4724" w:rsidP="000A4724">
            <w:pPr>
              <w:widowControl/>
              <w:autoSpaceDE/>
              <w:autoSpaceDN/>
              <w:ind w:firstLineChars="400" w:firstLine="800"/>
              <w:rPr>
                <w:rFonts w:ascii="APERCUPRO-LIGHT" w:hAnsi="APERCUPRO-LIGHT"/>
                <w:color w:val="000000"/>
                <w:sz w:val="20"/>
                <w:szCs w:val="20"/>
              </w:rPr>
            </w:pPr>
            <w:r w:rsidRPr="000A4724">
              <w:rPr>
                <w:rFonts w:ascii="APERCUPRO-LIGHT" w:hAnsi="APERCUPRO-LIGHT"/>
                <w:color w:val="000000"/>
                <w:sz w:val="20"/>
                <w:szCs w:val="20"/>
              </w:rPr>
              <w:t>2. The balance of all outstanding authorizations $50,000 (subject to periodic review)</w:t>
            </w:r>
          </w:p>
        </w:tc>
      </w:tr>
    </w:tbl>
    <w:p w14:paraId="099EF842" w14:textId="77777777" w:rsidR="000A4724" w:rsidRDefault="000A4724" w:rsidP="00316916">
      <w:pPr>
        <w:pStyle w:val="Heading1"/>
        <w:rPr>
          <w:rFonts w:asciiTheme="minorHAnsi" w:hAnsiTheme="minorHAnsi" w:cstheme="minorHAnsi"/>
          <w:sz w:val="22"/>
          <w:szCs w:val="22"/>
        </w:rPr>
      </w:pPr>
    </w:p>
    <w:p w14:paraId="40A2BB6F" w14:textId="77777777" w:rsidR="000A4724" w:rsidRDefault="000A4724" w:rsidP="00316916">
      <w:pPr>
        <w:pStyle w:val="Heading1"/>
        <w:rPr>
          <w:rFonts w:asciiTheme="minorHAnsi" w:hAnsiTheme="minorHAnsi" w:cstheme="minorHAnsi"/>
          <w:sz w:val="22"/>
          <w:szCs w:val="22"/>
        </w:rPr>
      </w:pPr>
    </w:p>
    <w:p w14:paraId="3B58DAB6" w14:textId="77777777" w:rsidR="000A4724" w:rsidRDefault="000A4724" w:rsidP="00316916">
      <w:pPr>
        <w:pStyle w:val="Heading1"/>
        <w:rPr>
          <w:rFonts w:asciiTheme="minorHAnsi" w:hAnsiTheme="minorHAnsi" w:cstheme="minorHAnsi"/>
          <w:sz w:val="22"/>
          <w:szCs w:val="22"/>
        </w:rPr>
      </w:pPr>
    </w:p>
    <w:p w14:paraId="4284932A" w14:textId="77777777" w:rsidR="000A4724" w:rsidRDefault="000A4724" w:rsidP="00316916">
      <w:pPr>
        <w:pStyle w:val="Heading1"/>
        <w:rPr>
          <w:rFonts w:asciiTheme="minorHAnsi" w:hAnsiTheme="minorHAnsi" w:cstheme="minorHAnsi"/>
          <w:sz w:val="22"/>
          <w:szCs w:val="22"/>
        </w:rPr>
      </w:pPr>
    </w:p>
    <w:p w14:paraId="0D24CF28" w14:textId="77777777" w:rsidR="000A4724" w:rsidRDefault="000A4724" w:rsidP="00316916">
      <w:pPr>
        <w:pStyle w:val="Heading1"/>
        <w:rPr>
          <w:rFonts w:asciiTheme="minorHAnsi" w:hAnsiTheme="minorHAnsi" w:cstheme="minorHAnsi"/>
          <w:sz w:val="22"/>
          <w:szCs w:val="22"/>
        </w:rPr>
      </w:pPr>
    </w:p>
    <w:p w14:paraId="2A392A27" w14:textId="77777777" w:rsidR="000A4724" w:rsidRDefault="000A4724" w:rsidP="00316916">
      <w:pPr>
        <w:pStyle w:val="Heading1"/>
        <w:rPr>
          <w:rFonts w:asciiTheme="minorHAnsi" w:hAnsiTheme="minorHAnsi" w:cstheme="minorHAnsi"/>
          <w:sz w:val="22"/>
          <w:szCs w:val="22"/>
        </w:rPr>
      </w:pPr>
    </w:p>
    <w:p w14:paraId="68727F09" w14:textId="77777777" w:rsidR="000A4724" w:rsidRDefault="000A4724" w:rsidP="00316916">
      <w:pPr>
        <w:pStyle w:val="Heading1"/>
        <w:rPr>
          <w:rFonts w:asciiTheme="minorHAnsi" w:hAnsiTheme="minorHAnsi" w:cstheme="minorHAnsi"/>
          <w:sz w:val="22"/>
          <w:szCs w:val="22"/>
        </w:rPr>
      </w:pPr>
    </w:p>
    <w:p w14:paraId="5693B4E9" w14:textId="77777777" w:rsidR="000A4724" w:rsidRDefault="000A4724" w:rsidP="00316916">
      <w:pPr>
        <w:pStyle w:val="Heading1"/>
        <w:rPr>
          <w:rFonts w:asciiTheme="minorHAnsi" w:hAnsiTheme="minorHAnsi" w:cstheme="minorHAnsi"/>
          <w:sz w:val="22"/>
          <w:szCs w:val="22"/>
        </w:rPr>
      </w:pPr>
    </w:p>
    <w:p w14:paraId="65D81E6C" w14:textId="77777777" w:rsidR="000A4724" w:rsidRDefault="000A4724" w:rsidP="00316916">
      <w:pPr>
        <w:pStyle w:val="Heading1"/>
        <w:rPr>
          <w:rFonts w:asciiTheme="minorHAnsi" w:hAnsiTheme="minorHAnsi" w:cstheme="minorHAnsi"/>
          <w:sz w:val="22"/>
          <w:szCs w:val="22"/>
        </w:rPr>
      </w:pPr>
    </w:p>
    <w:p w14:paraId="2D625F92" w14:textId="77777777" w:rsidR="000A4724" w:rsidRDefault="000A4724" w:rsidP="00316916">
      <w:pPr>
        <w:pStyle w:val="Heading1"/>
        <w:rPr>
          <w:rFonts w:asciiTheme="minorHAnsi" w:hAnsiTheme="minorHAnsi" w:cstheme="minorHAnsi"/>
          <w:sz w:val="22"/>
          <w:szCs w:val="22"/>
        </w:rPr>
      </w:pPr>
    </w:p>
    <w:p w14:paraId="42296E03" w14:textId="77777777" w:rsidR="000A4724" w:rsidRDefault="000A4724" w:rsidP="00316916">
      <w:pPr>
        <w:pStyle w:val="Heading1"/>
        <w:rPr>
          <w:rFonts w:asciiTheme="minorHAnsi" w:hAnsiTheme="minorHAnsi" w:cstheme="minorHAnsi"/>
          <w:sz w:val="22"/>
          <w:szCs w:val="22"/>
        </w:rPr>
      </w:pPr>
    </w:p>
    <w:p w14:paraId="04F8DFE5" w14:textId="77777777" w:rsidR="000A4724" w:rsidRDefault="000A4724" w:rsidP="00316916">
      <w:pPr>
        <w:pStyle w:val="Heading1"/>
        <w:rPr>
          <w:rFonts w:asciiTheme="minorHAnsi" w:hAnsiTheme="minorHAnsi" w:cstheme="minorHAnsi"/>
          <w:sz w:val="22"/>
          <w:szCs w:val="22"/>
        </w:rPr>
      </w:pPr>
    </w:p>
    <w:p w14:paraId="780E5D1F" w14:textId="77777777" w:rsidR="000A4724" w:rsidRDefault="000A4724" w:rsidP="00316916">
      <w:pPr>
        <w:pStyle w:val="Heading1"/>
        <w:rPr>
          <w:rFonts w:asciiTheme="minorHAnsi" w:hAnsiTheme="minorHAnsi" w:cstheme="minorHAnsi"/>
          <w:sz w:val="22"/>
          <w:szCs w:val="22"/>
        </w:rPr>
      </w:pPr>
    </w:p>
    <w:p w14:paraId="4F0FA753" w14:textId="77777777" w:rsidR="000A4724" w:rsidRDefault="000A4724" w:rsidP="00316916">
      <w:pPr>
        <w:pStyle w:val="Heading1"/>
        <w:rPr>
          <w:rFonts w:asciiTheme="minorHAnsi" w:hAnsiTheme="minorHAnsi" w:cstheme="minorHAnsi"/>
          <w:sz w:val="22"/>
          <w:szCs w:val="22"/>
        </w:rPr>
      </w:pPr>
    </w:p>
    <w:p w14:paraId="6D71B597" w14:textId="77777777" w:rsidR="000A4724" w:rsidRDefault="000A4724" w:rsidP="00316916">
      <w:pPr>
        <w:pStyle w:val="Heading1"/>
        <w:rPr>
          <w:rFonts w:asciiTheme="minorHAnsi" w:hAnsiTheme="minorHAnsi" w:cstheme="minorHAnsi"/>
          <w:sz w:val="22"/>
          <w:szCs w:val="22"/>
        </w:rPr>
      </w:pPr>
    </w:p>
    <w:p w14:paraId="2CBA8C07" w14:textId="77777777" w:rsidR="000A4724" w:rsidRDefault="000A4724" w:rsidP="00316916">
      <w:pPr>
        <w:pStyle w:val="Heading1"/>
        <w:rPr>
          <w:rFonts w:asciiTheme="minorHAnsi" w:hAnsiTheme="minorHAnsi" w:cstheme="minorHAnsi"/>
          <w:sz w:val="22"/>
          <w:szCs w:val="22"/>
        </w:rPr>
      </w:pPr>
    </w:p>
    <w:p w14:paraId="49A1AC79" w14:textId="77777777" w:rsidR="000A4724" w:rsidRDefault="000A4724" w:rsidP="00316916">
      <w:pPr>
        <w:pStyle w:val="Heading1"/>
        <w:rPr>
          <w:rFonts w:asciiTheme="minorHAnsi" w:hAnsiTheme="minorHAnsi" w:cstheme="minorHAnsi"/>
          <w:sz w:val="22"/>
          <w:szCs w:val="22"/>
        </w:rPr>
      </w:pPr>
    </w:p>
    <w:p w14:paraId="102FEC8D" w14:textId="77777777" w:rsidR="000A4724" w:rsidRDefault="000A4724" w:rsidP="00316916">
      <w:pPr>
        <w:pStyle w:val="Heading1"/>
        <w:rPr>
          <w:rFonts w:asciiTheme="minorHAnsi" w:hAnsiTheme="minorHAnsi" w:cstheme="minorHAnsi"/>
          <w:sz w:val="22"/>
          <w:szCs w:val="22"/>
        </w:rPr>
      </w:pPr>
    </w:p>
    <w:p w14:paraId="25DD1F2D" w14:textId="77777777" w:rsidR="000A4724" w:rsidRDefault="000A4724" w:rsidP="00316916">
      <w:pPr>
        <w:pStyle w:val="Heading1"/>
        <w:rPr>
          <w:rFonts w:asciiTheme="minorHAnsi" w:hAnsiTheme="minorHAnsi" w:cstheme="minorHAnsi"/>
          <w:sz w:val="22"/>
          <w:szCs w:val="22"/>
        </w:rPr>
      </w:pPr>
    </w:p>
    <w:p w14:paraId="737986AB" w14:textId="77777777" w:rsidR="000A4724" w:rsidRDefault="000A4724" w:rsidP="00316916">
      <w:pPr>
        <w:pStyle w:val="Heading1"/>
        <w:rPr>
          <w:rFonts w:asciiTheme="minorHAnsi" w:hAnsiTheme="minorHAnsi" w:cstheme="minorHAnsi"/>
          <w:sz w:val="22"/>
          <w:szCs w:val="22"/>
        </w:rPr>
      </w:pPr>
    </w:p>
    <w:p w14:paraId="109E334D" w14:textId="77777777" w:rsidR="000A4724" w:rsidRDefault="000A4724" w:rsidP="00316916">
      <w:pPr>
        <w:pStyle w:val="Heading1"/>
        <w:rPr>
          <w:rFonts w:asciiTheme="minorHAnsi" w:hAnsiTheme="minorHAnsi" w:cstheme="minorHAnsi"/>
          <w:sz w:val="22"/>
          <w:szCs w:val="22"/>
        </w:rPr>
      </w:pPr>
    </w:p>
    <w:p w14:paraId="72279251" w14:textId="77777777" w:rsidR="000A4724" w:rsidRDefault="000A4724" w:rsidP="00316916">
      <w:pPr>
        <w:pStyle w:val="Heading1"/>
        <w:rPr>
          <w:rFonts w:asciiTheme="minorHAnsi" w:hAnsiTheme="minorHAnsi" w:cstheme="minorHAnsi"/>
          <w:sz w:val="22"/>
          <w:szCs w:val="22"/>
        </w:rPr>
      </w:pPr>
    </w:p>
    <w:p w14:paraId="70FE9191" w14:textId="77777777" w:rsidR="000A4724" w:rsidRDefault="000A4724" w:rsidP="00316916">
      <w:pPr>
        <w:pStyle w:val="Heading1"/>
        <w:rPr>
          <w:rFonts w:asciiTheme="minorHAnsi" w:hAnsiTheme="minorHAnsi" w:cstheme="minorHAnsi"/>
          <w:sz w:val="22"/>
          <w:szCs w:val="22"/>
        </w:rPr>
      </w:pPr>
    </w:p>
    <w:p w14:paraId="75B9BB77" w14:textId="77777777" w:rsidR="000A4724" w:rsidRDefault="000A4724" w:rsidP="00316916">
      <w:pPr>
        <w:pStyle w:val="Heading1"/>
        <w:rPr>
          <w:rFonts w:asciiTheme="minorHAnsi" w:hAnsiTheme="minorHAnsi" w:cstheme="minorHAnsi"/>
          <w:sz w:val="22"/>
          <w:szCs w:val="22"/>
        </w:rPr>
      </w:pPr>
    </w:p>
    <w:p w14:paraId="1BA969E2" w14:textId="77777777" w:rsidR="000A4724" w:rsidRDefault="000A4724" w:rsidP="00316916">
      <w:pPr>
        <w:pStyle w:val="Heading1"/>
        <w:rPr>
          <w:rFonts w:asciiTheme="minorHAnsi" w:hAnsiTheme="minorHAnsi" w:cstheme="minorHAnsi"/>
          <w:sz w:val="22"/>
          <w:szCs w:val="22"/>
        </w:rPr>
      </w:pPr>
    </w:p>
    <w:p w14:paraId="09FEB0B2" w14:textId="77777777" w:rsidR="000A4724" w:rsidRDefault="000A4724" w:rsidP="00316916">
      <w:pPr>
        <w:pStyle w:val="Heading1"/>
        <w:rPr>
          <w:rFonts w:asciiTheme="minorHAnsi" w:hAnsiTheme="minorHAnsi" w:cstheme="minorHAnsi"/>
          <w:sz w:val="22"/>
          <w:szCs w:val="22"/>
        </w:rPr>
      </w:pPr>
    </w:p>
    <w:p w14:paraId="007FD2A7" w14:textId="77777777" w:rsidR="000A4724" w:rsidRDefault="000A4724" w:rsidP="00316916">
      <w:pPr>
        <w:pStyle w:val="Heading1"/>
        <w:rPr>
          <w:rFonts w:asciiTheme="minorHAnsi" w:hAnsiTheme="minorHAnsi" w:cstheme="minorHAnsi"/>
          <w:sz w:val="22"/>
          <w:szCs w:val="22"/>
        </w:rPr>
      </w:pPr>
    </w:p>
    <w:p w14:paraId="010B19A7" w14:textId="77777777" w:rsidR="000A4724" w:rsidRDefault="000A4724" w:rsidP="00316916">
      <w:pPr>
        <w:pStyle w:val="Heading1"/>
        <w:rPr>
          <w:rFonts w:asciiTheme="minorHAnsi" w:hAnsiTheme="minorHAnsi" w:cstheme="minorHAnsi"/>
          <w:sz w:val="22"/>
          <w:szCs w:val="22"/>
        </w:rPr>
      </w:pPr>
    </w:p>
    <w:p w14:paraId="3DB95728" w14:textId="77777777" w:rsidR="000A4724" w:rsidRDefault="000A4724" w:rsidP="00316916">
      <w:pPr>
        <w:pStyle w:val="Heading1"/>
        <w:rPr>
          <w:rFonts w:asciiTheme="minorHAnsi" w:hAnsiTheme="minorHAnsi" w:cstheme="minorHAnsi"/>
          <w:sz w:val="22"/>
          <w:szCs w:val="22"/>
        </w:rPr>
      </w:pPr>
    </w:p>
    <w:p w14:paraId="6F35E2A4" w14:textId="77777777" w:rsidR="000A4724" w:rsidRDefault="000A4724" w:rsidP="00316916">
      <w:pPr>
        <w:pStyle w:val="Heading1"/>
        <w:rPr>
          <w:rFonts w:asciiTheme="minorHAnsi" w:hAnsiTheme="minorHAnsi" w:cstheme="minorHAnsi"/>
          <w:sz w:val="22"/>
          <w:szCs w:val="22"/>
        </w:rPr>
      </w:pPr>
    </w:p>
    <w:p w14:paraId="4005A346" w14:textId="77777777" w:rsidR="000A4724" w:rsidRDefault="000A4724" w:rsidP="00316916">
      <w:pPr>
        <w:pStyle w:val="Heading1"/>
        <w:rPr>
          <w:rFonts w:asciiTheme="minorHAnsi" w:hAnsiTheme="minorHAnsi" w:cstheme="minorHAnsi"/>
          <w:sz w:val="22"/>
          <w:szCs w:val="22"/>
        </w:rPr>
      </w:pPr>
    </w:p>
    <w:p w14:paraId="717F89E2" w14:textId="77777777" w:rsidR="000A4724" w:rsidRDefault="000A4724" w:rsidP="00316916">
      <w:pPr>
        <w:pStyle w:val="Heading1"/>
        <w:rPr>
          <w:rFonts w:asciiTheme="minorHAnsi" w:hAnsiTheme="minorHAnsi" w:cstheme="minorHAnsi"/>
          <w:sz w:val="22"/>
          <w:szCs w:val="22"/>
        </w:rPr>
      </w:pPr>
    </w:p>
    <w:p w14:paraId="1417235E" w14:textId="77777777" w:rsidR="00316916" w:rsidRDefault="00316916">
      <w:pPr>
        <w:rPr>
          <w:rFonts w:asciiTheme="minorHAnsi" w:hAnsiTheme="minorHAnsi" w:cstheme="minorHAnsi"/>
          <w:b/>
          <w:bCs/>
        </w:rPr>
      </w:pPr>
    </w:p>
    <w:p w14:paraId="52A8E051" w14:textId="77777777" w:rsidR="000A4724" w:rsidRPr="00654FB8" w:rsidRDefault="000A4724">
      <w:pPr>
        <w:rPr>
          <w:rFonts w:asciiTheme="minorHAnsi" w:hAnsiTheme="minorHAnsi" w:cstheme="minorHAnsi"/>
          <w:b/>
          <w:bCs/>
        </w:rPr>
      </w:pPr>
    </w:p>
    <w:p w14:paraId="2A066CC8" w14:textId="2CFE8D2E" w:rsidR="00730C39" w:rsidRPr="00654FB8" w:rsidRDefault="00730C39" w:rsidP="00730C39">
      <w:pPr>
        <w:pStyle w:val="Heading1"/>
        <w:widowControl/>
        <w:spacing w:before="220" w:after="220"/>
        <w:ind w:left="0" w:right="0"/>
        <w:rPr>
          <w:rFonts w:asciiTheme="minorHAnsi" w:hAnsiTheme="minorHAnsi" w:cstheme="minorHAnsi"/>
          <w:sz w:val="22"/>
          <w:szCs w:val="22"/>
          <w:u w:val="single"/>
        </w:rPr>
      </w:pPr>
      <w:r w:rsidRPr="00654FB8">
        <w:rPr>
          <w:rFonts w:asciiTheme="minorHAnsi" w:hAnsiTheme="minorHAnsi" w:cstheme="minorHAnsi"/>
          <w:sz w:val="22"/>
          <w:szCs w:val="22"/>
          <w:u w:val="single"/>
        </w:rPr>
        <w:lastRenderedPageBreak/>
        <w:t>Exhibit A</w:t>
      </w:r>
    </w:p>
    <w:p w14:paraId="6B5BFC00" w14:textId="64DDBF72" w:rsidR="001D00B9" w:rsidRPr="00654FB8" w:rsidRDefault="00730C39" w:rsidP="00730C39">
      <w:pPr>
        <w:pStyle w:val="Heading1"/>
        <w:widowControl/>
        <w:spacing w:before="220" w:after="220"/>
        <w:ind w:left="0" w:right="0"/>
        <w:rPr>
          <w:rFonts w:asciiTheme="minorHAnsi" w:hAnsiTheme="minorHAnsi" w:cstheme="minorHAnsi"/>
          <w:sz w:val="22"/>
          <w:szCs w:val="22"/>
        </w:rPr>
      </w:pPr>
      <w:r w:rsidRPr="00654FB8">
        <w:rPr>
          <w:rFonts w:asciiTheme="minorHAnsi" w:hAnsiTheme="minorHAnsi" w:cstheme="minorHAnsi"/>
          <w:sz w:val="22"/>
          <w:szCs w:val="22"/>
        </w:rPr>
        <w:t>PROGRAM SCHEDULE</w:t>
      </w:r>
    </w:p>
    <w:p w14:paraId="6B5BFC02" w14:textId="58A74764" w:rsidR="001D00B9" w:rsidRPr="00654FB8" w:rsidRDefault="00730C39" w:rsidP="002C5884">
      <w:pPr>
        <w:pStyle w:val="Heading2"/>
        <w:widowControl/>
        <w:spacing w:before="220" w:after="220"/>
        <w:ind w:left="2" w:hanging="2"/>
        <w:jc w:val="center"/>
        <w:rPr>
          <w:rFonts w:asciiTheme="minorHAnsi" w:hAnsiTheme="minorHAnsi" w:cstheme="minorHAnsi"/>
          <w:sz w:val="22"/>
          <w:szCs w:val="22"/>
        </w:rPr>
      </w:pPr>
      <w:r w:rsidRPr="00654FB8">
        <w:rPr>
          <w:rFonts w:asciiTheme="minorHAnsi" w:hAnsiTheme="minorHAnsi" w:cstheme="minorHAnsi"/>
          <w:sz w:val="22"/>
          <w:szCs w:val="22"/>
          <w:u w:val="single"/>
        </w:rPr>
        <w:t>Form of Program Schedule</w:t>
      </w:r>
      <w:r w:rsidRPr="00654FB8">
        <w:rPr>
          <w:rFonts w:asciiTheme="minorHAnsi" w:hAnsiTheme="minorHAnsi" w:cstheme="minorHAnsi"/>
          <w:sz w:val="22"/>
          <w:szCs w:val="22"/>
        </w:rPr>
        <w:t xml:space="preserve"> </w:t>
      </w:r>
      <w:r w:rsidR="00ED1899" w:rsidRPr="00654FB8">
        <w:rPr>
          <w:rFonts w:asciiTheme="minorHAnsi" w:hAnsiTheme="minorHAnsi" w:cstheme="minorHAnsi"/>
          <w:sz w:val="22"/>
          <w:szCs w:val="22"/>
        </w:rPr>
        <w:br/>
      </w:r>
      <w:r w:rsidRPr="00654FB8">
        <w:rPr>
          <w:rFonts w:asciiTheme="minorHAnsi" w:hAnsiTheme="minorHAnsi" w:cstheme="minorHAnsi"/>
          <w:sz w:val="22"/>
          <w:szCs w:val="22"/>
        </w:rPr>
        <w:t xml:space="preserve">PROGRAM SCHEDULE NUMBER </w:t>
      </w:r>
      <w:r w:rsidR="000651B7" w:rsidRPr="00654FB8">
        <w:rPr>
          <w:rFonts w:asciiTheme="minorHAnsi" w:hAnsiTheme="minorHAnsi" w:cstheme="minorHAnsi"/>
          <w:sz w:val="22"/>
          <w:szCs w:val="22"/>
        </w:rPr>
        <w:t>1</w:t>
      </w:r>
    </w:p>
    <w:p w14:paraId="28A66C0F" w14:textId="07A0E0CD" w:rsidR="002124ED" w:rsidRPr="00654FB8" w:rsidRDefault="00FE0EE9" w:rsidP="00FE0EE9">
      <w:pPr>
        <w:widowControl/>
        <w:spacing w:before="220" w:after="220"/>
        <w:ind w:left="3600"/>
        <w:rPr>
          <w:rFonts w:asciiTheme="minorHAnsi" w:hAnsiTheme="minorHAnsi" w:cstheme="minorHAnsi"/>
          <w:color w:val="C00000"/>
        </w:rPr>
      </w:pPr>
      <w:r w:rsidRPr="00654FB8">
        <w:rPr>
          <w:rFonts w:asciiTheme="minorHAnsi" w:hAnsiTheme="minorHAnsi" w:cstheme="minorHAnsi"/>
          <w:b/>
          <w:bCs/>
          <w:color w:val="C00000"/>
        </w:rPr>
        <w:t xml:space="preserve">      </w:t>
      </w:r>
      <w:r w:rsidR="004D30FC" w:rsidRPr="00654FB8">
        <w:rPr>
          <w:rFonts w:asciiTheme="minorHAnsi" w:hAnsiTheme="minorHAnsi" w:cstheme="minorHAnsi"/>
          <w:b/>
          <w:bCs/>
          <w:color w:val="C00000"/>
        </w:rPr>
        <w:t>COMPANY NAME HERE</w:t>
      </w:r>
    </w:p>
    <w:p w14:paraId="6B5BFC05" w14:textId="56B7D33E" w:rsidR="001D00B9" w:rsidRPr="00654FB8" w:rsidRDefault="00730C39" w:rsidP="002C5884">
      <w:pPr>
        <w:widowControl/>
        <w:spacing w:before="220" w:after="220"/>
        <w:ind w:left="220" w:firstLine="720"/>
        <w:jc w:val="both"/>
        <w:rPr>
          <w:rFonts w:asciiTheme="minorHAnsi" w:hAnsiTheme="minorHAnsi" w:cstheme="minorHAnsi"/>
        </w:rPr>
      </w:pPr>
      <w:r w:rsidRPr="00654FB8">
        <w:rPr>
          <w:rFonts w:asciiTheme="minorHAnsi" w:hAnsiTheme="minorHAnsi" w:cstheme="minorHAnsi"/>
        </w:rPr>
        <w:t xml:space="preserve">This Program Schedule Number </w:t>
      </w:r>
      <w:r w:rsidR="002124ED" w:rsidRPr="00654FB8">
        <w:rPr>
          <w:rFonts w:asciiTheme="minorHAnsi" w:hAnsiTheme="minorHAnsi" w:cstheme="minorHAnsi"/>
        </w:rPr>
        <w:t>1</w:t>
      </w:r>
      <w:r w:rsidRPr="00654FB8">
        <w:rPr>
          <w:rFonts w:asciiTheme="minorHAnsi" w:hAnsiTheme="minorHAnsi" w:cstheme="minorHAnsi"/>
        </w:rPr>
        <w:t xml:space="preserve"> (“</w:t>
      </w:r>
      <w:r w:rsidRPr="00654FB8">
        <w:rPr>
          <w:rFonts w:asciiTheme="minorHAnsi" w:hAnsiTheme="minorHAnsi" w:cstheme="minorHAnsi"/>
          <w:b/>
        </w:rPr>
        <w:t xml:space="preserve">Program Schedule </w:t>
      </w:r>
      <w:r w:rsidR="00987D8C" w:rsidRPr="00654FB8">
        <w:rPr>
          <w:rFonts w:asciiTheme="minorHAnsi" w:hAnsiTheme="minorHAnsi" w:cstheme="minorHAnsi"/>
          <w:b/>
        </w:rPr>
        <w:t>1</w:t>
      </w:r>
      <w:r w:rsidR="00987D8C" w:rsidRPr="00654FB8">
        <w:rPr>
          <w:rFonts w:asciiTheme="minorHAnsi" w:hAnsiTheme="minorHAnsi" w:cstheme="minorHAnsi"/>
        </w:rPr>
        <w:t xml:space="preserve">”) </w:t>
      </w:r>
      <w:r w:rsidRPr="00654FB8">
        <w:rPr>
          <w:rFonts w:asciiTheme="minorHAnsi" w:hAnsiTheme="minorHAnsi" w:cstheme="minorHAnsi"/>
        </w:rPr>
        <w:t>to the Servicing Agreement (“</w:t>
      </w:r>
      <w:r w:rsidRPr="00654FB8">
        <w:rPr>
          <w:rFonts w:asciiTheme="minorHAnsi" w:hAnsiTheme="minorHAnsi" w:cstheme="minorHAnsi"/>
          <w:b/>
        </w:rPr>
        <w:t>Agreement</w:t>
      </w:r>
      <w:r w:rsidRPr="00654FB8">
        <w:rPr>
          <w:rFonts w:asciiTheme="minorHAnsi" w:hAnsiTheme="minorHAnsi" w:cstheme="minorHAnsi"/>
        </w:rPr>
        <w:t xml:space="preserve">”) is made as of </w:t>
      </w:r>
      <w:del w:id="45" w:author="ANGEL WESLEY" w:date="2026-02-27T01:17:00Z" w16du:dateUtc="2026-02-26T21:17:00Z">
        <w:r w:rsidR="00987D8C" w:rsidRPr="00654FB8" w:rsidDel="001F64FE">
          <w:rPr>
            <w:rFonts w:asciiTheme="minorHAnsi" w:hAnsiTheme="minorHAnsi" w:cstheme="minorHAnsi"/>
          </w:rPr>
          <w:delText xml:space="preserve">March, </w:delText>
        </w:r>
        <w:r w:rsidRPr="00654FB8" w:rsidDel="001F64FE">
          <w:rPr>
            <w:rFonts w:asciiTheme="minorHAnsi" w:hAnsiTheme="minorHAnsi" w:cstheme="minorHAnsi"/>
          </w:rPr>
          <w:delText>20</w:delText>
        </w:r>
        <w:r w:rsidR="00987D8C" w:rsidRPr="00654FB8" w:rsidDel="001F64FE">
          <w:rPr>
            <w:rFonts w:asciiTheme="minorHAnsi" w:hAnsiTheme="minorHAnsi" w:cstheme="minorHAnsi"/>
          </w:rPr>
          <w:delText>25</w:delText>
        </w:r>
      </w:del>
      <w:ins w:id="46" w:author="ANGEL WESLEY" w:date="2026-02-27T01:17:00Z" w16du:dateUtc="2026-02-26T21:17:00Z">
        <w:r w:rsidR="001F64FE">
          <w:rPr>
            <w:rFonts w:asciiTheme="minorHAnsi" w:hAnsiTheme="minorHAnsi" w:cstheme="minorHAnsi"/>
          </w:rPr>
          <w:t>[date]</w:t>
        </w:r>
      </w:ins>
      <w:r w:rsidRPr="00654FB8">
        <w:rPr>
          <w:rFonts w:asciiTheme="minorHAnsi" w:hAnsiTheme="minorHAnsi" w:cstheme="minorHAnsi"/>
        </w:rPr>
        <w:t xml:space="preserve"> (the “</w:t>
      </w:r>
      <w:r w:rsidRPr="00654FB8">
        <w:rPr>
          <w:rFonts w:asciiTheme="minorHAnsi" w:hAnsiTheme="minorHAnsi" w:cstheme="minorHAnsi"/>
          <w:b/>
        </w:rPr>
        <w:t>Commencement Date</w:t>
      </w:r>
      <w:r w:rsidRPr="00654FB8">
        <w:rPr>
          <w:rFonts w:asciiTheme="minorHAnsi" w:hAnsiTheme="minorHAnsi" w:cstheme="minorHAnsi"/>
        </w:rPr>
        <w:t xml:space="preserve">”) by and between </w:t>
      </w:r>
      <w:r w:rsidR="004D30FC" w:rsidRPr="00654FB8">
        <w:rPr>
          <w:rFonts w:asciiTheme="minorHAnsi" w:hAnsiTheme="minorHAnsi" w:cstheme="minorHAnsi"/>
          <w:b/>
          <w:bCs/>
          <w:color w:val="C00000"/>
        </w:rPr>
        <w:t>COMPANY NAME HERE</w:t>
      </w:r>
      <w:r w:rsidR="00C37344" w:rsidRPr="00654FB8">
        <w:rPr>
          <w:rFonts w:asciiTheme="minorHAnsi" w:hAnsiTheme="minorHAnsi" w:cstheme="minorHAnsi"/>
        </w:rPr>
        <w:t xml:space="preserve"> a </w:t>
      </w:r>
      <w:r w:rsidR="004D30FC" w:rsidRPr="00654FB8">
        <w:rPr>
          <w:rFonts w:asciiTheme="minorHAnsi" w:hAnsiTheme="minorHAnsi" w:cstheme="minorHAnsi"/>
          <w:b/>
          <w:bCs/>
          <w:color w:val="C00000"/>
        </w:rPr>
        <w:t xml:space="preserve">CITY, STATE, </w:t>
      </w:r>
      <w:r w:rsidR="00155E1A" w:rsidRPr="00654FB8">
        <w:rPr>
          <w:rFonts w:asciiTheme="minorHAnsi" w:hAnsiTheme="minorHAnsi" w:cstheme="minorHAnsi"/>
          <w:b/>
          <w:bCs/>
          <w:color w:val="C00000"/>
        </w:rPr>
        <w:t xml:space="preserve"> </w:t>
      </w:r>
      <w:r w:rsidR="004D30FC" w:rsidRPr="00654FB8">
        <w:rPr>
          <w:rFonts w:asciiTheme="minorHAnsi" w:hAnsiTheme="minorHAnsi" w:cstheme="minorHAnsi"/>
          <w:b/>
          <w:bCs/>
          <w:color w:val="C00000"/>
        </w:rPr>
        <w:t>COMPANY TYPE HERE</w:t>
      </w:r>
      <w:r w:rsidR="002124ED" w:rsidRPr="00654FB8">
        <w:rPr>
          <w:rFonts w:asciiTheme="minorHAnsi" w:hAnsiTheme="minorHAnsi" w:cstheme="minorHAnsi"/>
        </w:rPr>
        <w:t xml:space="preserve"> company</w:t>
      </w:r>
      <w:r w:rsidR="00B51256" w:rsidRPr="00654FB8">
        <w:rPr>
          <w:rFonts w:asciiTheme="minorHAnsi" w:hAnsiTheme="minorHAnsi" w:cstheme="minorHAnsi"/>
        </w:rPr>
        <w:t>,</w:t>
      </w:r>
      <w:r w:rsidR="00C37344" w:rsidRPr="00654FB8">
        <w:rPr>
          <w:rFonts w:asciiTheme="minorHAnsi" w:hAnsiTheme="minorHAnsi" w:cstheme="minorHAnsi"/>
        </w:rPr>
        <w:t xml:space="preserve"> having its principal offices at </w:t>
      </w:r>
      <w:r w:rsidR="004D30FC" w:rsidRPr="00654FB8">
        <w:rPr>
          <w:rFonts w:asciiTheme="minorHAnsi" w:hAnsiTheme="minorHAnsi" w:cstheme="minorHAnsi"/>
          <w:b/>
          <w:bCs/>
          <w:color w:val="C00000"/>
          <w:shd w:val="clear" w:color="auto" w:fill="FFFFFF"/>
        </w:rPr>
        <w:t>REGISTRERED ADDRESS HERE</w:t>
      </w:r>
      <w:r w:rsidR="0020664A" w:rsidRPr="00654FB8">
        <w:rPr>
          <w:rFonts w:asciiTheme="minorHAnsi" w:hAnsiTheme="minorHAnsi" w:cstheme="minorHAnsi"/>
        </w:rPr>
        <w:t xml:space="preserve"> (“</w:t>
      </w:r>
      <w:r w:rsidR="0020664A" w:rsidRPr="00654FB8">
        <w:rPr>
          <w:rFonts w:asciiTheme="minorHAnsi" w:hAnsiTheme="minorHAnsi" w:cstheme="minorHAnsi"/>
          <w:b/>
        </w:rPr>
        <w:t>Program Manager</w:t>
      </w:r>
      <w:r w:rsidR="0020664A" w:rsidRPr="00654FB8">
        <w:rPr>
          <w:rFonts w:asciiTheme="minorHAnsi" w:hAnsiTheme="minorHAnsi" w:cstheme="minorHAnsi"/>
        </w:rPr>
        <w:t>”)</w:t>
      </w:r>
      <w:r w:rsidRPr="00654FB8">
        <w:rPr>
          <w:rFonts w:asciiTheme="minorHAnsi" w:hAnsiTheme="minorHAnsi" w:cstheme="minorHAnsi"/>
        </w:rPr>
        <w:t xml:space="preserve"> (“</w:t>
      </w:r>
      <w:r w:rsidR="00E93C0D" w:rsidRPr="00654FB8">
        <w:rPr>
          <w:rFonts w:asciiTheme="minorHAnsi" w:hAnsiTheme="minorHAnsi" w:cstheme="minorHAnsi"/>
          <w:b/>
        </w:rPr>
        <w:t>Program Manager</w:t>
      </w:r>
      <w:r w:rsidRPr="00654FB8">
        <w:rPr>
          <w:rFonts w:asciiTheme="minorHAnsi" w:hAnsiTheme="minorHAnsi" w:cstheme="minorHAnsi"/>
        </w:rPr>
        <w:t xml:space="preserve">”), and </w:t>
      </w:r>
      <w:r w:rsidR="0020664A" w:rsidRPr="00654FB8">
        <w:rPr>
          <w:rFonts w:asciiTheme="minorHAnsi" w:hAnsiTheme="minorHAnsi" w:cstheme="minorHAnsi"/>
        </w:rPr>
        <w:t xml:space="preserve">Zenus Bank International, Inc., having its principal office is located at </w:t>
      </w:r>
      <w:r w:rsidR="00C81216" w:rsidRPr="00654FB8">
        <w:rPr>
          <w:rFonts w:asciiTheme="minorHAnsi" w:hAnsiTheme="minorHAnsi" w:cstheme="minorHAnsi"/>
        </w:rPr>
        <w:t>252 Ave. Ponce de León, 19</w:t>
      </w:r>
      <w:r w:rsidR="00C81216" w:rsidRPr="00654FB8">
        <w:rPr>
          <w:rFonts w:asciiTheme="minorHAnsi" w:hAnsiTheme="minorHAnsi" w:cstheme="minorHAnsi"/>
          <w:vertAlign w:val="superscript"/>
        </w:rPr>
        <w:t>th</w:t>
      </w:r>
      <w:r w:rsidR="00C81216" w:rsidRPr="00654FB8">
        <w:rPr>
          <w:rFonts w:asciiTheme="minorHAnsi" w:hAnsiTheme="minorHAnsi" w:cstheme="minorHAnsi"/>
        </w:rPr>
        <w:t xml:space="preserve"> Fl., San Juan, Puerto Rico 00918 </w:t>
      </w:r>
      <w:r w:rsidR="0020664A" w:rsidRPr="00654FB8">
        <w:rPr>
          <w:rFonts w:asciiTheme="minorHAnsi" w:hAnsiTheme="minorHAnsi" w:cstheme="minorHAnsi"/>
        </w:rPr>
        <w:t>(“</w:t>
      </w:r>
      <w:r w:rsidR="0020664A" w:rsidRPr="00654FB8">
        <w:rPr>
          <w:rFonts w:asciiTheme="minorHAnsi" w:hAnsiTheme="minorHAnsi" w:cstheme="minorHAnsi"/>
          <w:b/>
        </w:rPr>
        <w:t>Zenus</w:t>
      </w:r>
      <w:r w:rsidR="0020664A" w:rsidRPr="00654FB8">
        <w:rPr>
          <w:rFonts w:asciiTheme="minorHAnsi" w:hAnsiTheme="minorHAnsi" w:cstheme="minorHAnsi"/>
        </w:rPr>
        <w:t>”)</w:t>
      </w:r>
      <w:r w:rsidR="0020664A" w:rsidRPr="00654FB8" w:rsidDel="0020664A">
        <w:rPr>
          <w:rFonts w:asciiTheme="minorHAnsi" w:hAnsiTheme="minorHAnsi" w:cstheme="minorHAnsi"/>
        </w:rPr>
        <w:t xml:space="preserve"> </w:t>
      </w:r>
      <w:r w:rsidRPr="00654FB8">
        <w:rPr>
          <w:rFonts w:asciiTheme="minorHAnsi" w:hAnsiTheme="minorHAnsi" w:cstheme="minorHAnsi"/>
        </w:rPr>
        <w:t xml:space="preserve"> (each of </w:t>
      </w:r>
      <w:r w:rsidR="00E93C0D" w:rsidRPr="00654FB8">
        <w:rPr>
          <w:rFonts w:asciiTheme="minorHAnsi" w:hAnsiTheme="minorHAnsi" w:cstheme="minorHAnsi"/>
        </w:rPr>
        <w:t>Program Manager</w:t>
      </w:r>
      <w:r w:rsidRPr="00654FB8">
        <w:rPr>
          <w:rFonts w:asciiTheme="minorHAnsi" w:hAnsiTheme="minorHAnsi" w:cstheme="minorHAnsi"/>
        </w:rPr>
        <w:t xml:space="preserve"> and </w:t>
      </w:r>
      <w:r w:rsidR="00325A75" w:rsidRPr="00654FB8">
        <w:rPr>
          <w:rFonts w:asciiTheme="minorHAnsi" w:hAnsiTheme="minorHAnsi" w:cstheme="minorHAnsi"/>
        </w:rPr>
        <w:t>Zenus</w:t>
      </w:r>
      <w:r w:rsidRPr="00654FB8">
        <w:rPr>
          <w:rFonts w:asciiTheme="minorHAnsi" w:hAnsiTheme="minorHAnsi" w:cstheme="minorHAnsi"/>
        </w:rPr>
        <w:t>, a “</w:t>
      </w:r>
      <w:r w:rsidRPr="00654FB8">
        <w:rPr>
          <w:rFonts w:asciiTheme="minorHAnsi" w:hAnsiTheme="minorHAnsi" w:cstheme="minorHAnsi"/>
          <w:b/>
        </w:rPr>
        <w:t>Party</w:t>
      </w:r>
      <w:r w:rsidRPr="00654FB8">
        <w:rPr>
          <w:rFonts w:asciiTheme="minorHAnsi" w:hAnsiTheme="minorHAnsi" w:cstheme="minorHAnsi"/>
        </w:rPr>
        <w:t>”, collectively, the “</w:t>
      </w:r>
      <w:r w:rsidRPr="00654FB8">
        <w:rPr>
          <w:rFonts w:asciiTheme="minorHAnsi" w:hAnsiTheme="minorHAnsi" w:cstheme="minorHAnsi"/>
          <w:b/>
        </w:rPr>
        <w:t>Parties</w:t>
      </w:r>
      <w:r w:rsidRPr="00654FB8">
        <w:rPr>
          <w:rFonts w:asciiTheme="minorHAnsi" w:hAnsiTheme="minorHAnsi" w:cstheme="minorHAnsi"/>
        </w:rPr>
        <w:t>”)</w:t>
      </w:r>
      <w:r w:rsidR="0020664A" w:rsidRPr="00654FB8">
        <w:rPr>
          <w:rFonts w:asciiTheme="minorHAnsi" w:hAnsiTheme="minorHAnsi" w:cstheme="minorHAnsi"/>
        </w:rPr>
        <w:t xml:space="preserve"> with respect to </w:t>
      </w:r>
      <w:r w:rsidR="004D30FC" w:rsidRPr="00654FB8">
        <w:rPr>
          <w:rFonts w:asciiTheme="minorHAnsi" w:hAnsiTheme="minorHAnsi" w:cstheme="minorHAnsi"/>
          <w:b/>
          <w:bCs/>
          <w:color w:val="C00000"/>
        </w:rPr>
        <w:t>C</w:t>
      </w:r>
      <w:r w:rsidR="00255713" w:rsidRPr="00654FB8">
        <w:rPr>
          <w:rFonts w:asciiTheme="minorHAnsi" w:hAnsiTheme="minorHAnsi" w:cstheme="minorHAnsi"/>
          <w:b/>
          <w:bCs/>
          <w:color w:val="C00000"/>
        </w:rPr>
        <w:t>O</w:t>
      </w:r>
      <w:r w:rsidR="004D30FC" w:rsidRPr="00654FB8">
        <w:rPr>
          <w:rFonts w:asciiTheme="minorHAnsi" w:hAnsiTheme="minorHAnsi" w:cstheme="minorHAnsi"/>
          <w:b/>
          <w:bCs/>
          <w:color w:val="C00000"/>
        </w:rPr>
        <w:t>MPANY NAME HERE</w:t>
      </w:r>
      <w:r w:rsidR="0020664A" w:rsidRPr="00654FB8">
        <w:rPr>
          <w:rFonts w:asciiTheme="minorHAnsi" w:hAnsiTheme="minorHAnsi" w:cstheme="minorHAnsi"/>
        </w:rPr>
        <w:t xml:space="preserve"> (“</w:t>
      </w:r>
      <w:r w:rsidR="0020664A" w:rsidRPr="00654FB8">
        <w:rPr>
          <w:rFonts w:asciiTheme="minorHAnsi" w:hAnsiTheme="minorHAnsi" w:cstheme="minorHAnsi"/>
          <w:b/>
          <w:bCs/>
        </w:rPr>
        <w:t>Client</w:t>
      </w:r>
      <w:r w:rsidR="0020664A" w:rsidRPr="00654FB8">
        <w:rPr>
          <w:rFonts w:asciiTheme="minorHAnsi" w:hAnsiTheme="minorHAnsi" w:cstheme="minorHAnsi"/>
        </w:rPr>
        <w:t>”)</w:t>
      </w:r>
      <w:r w:rsidRPr="00654FB8">
        <w:rPr>
          <w:rFonts w:asciiTheme="minorHAnsi" w:hAnsiTheme="minorHAnsi" w:cstheme="minorHAnsi"/>
        </w:rPr>
        <w:t>.</w:t>
      </w:r>
    </w:p>
    <w:p w14:paraId="1FE0A39C" w14:textId="77777777" w:rsidR="00DB1DAB" w:rsidRPr="00654FB8" w:rsidRDefault="00DB1DAB" w:rsidP="00DB1DAB">
      <w:pPr>
        <w:pStyle w:val="ListParagraph"/>
        <w:widowControl/>
        <w:numPr>
          <w:ilvl w:val="0"/>
          <w:numId w:val="2"/>
        </w:numPr>
        <w:tabs>
          <w:tab w:val="left" w:pos="940"/>
        </w:tabs>
        <w:spacing w:before="220" w:after="220"/>
        <w:ind w:left="1440" w:right="0"/>
        <w:rPr>
          <w:rFonts w:asciiTheme="minorHAnsi" w:hAnsiTheme="minorHAnsi" w:cstheme="minorHAnsi"/>
        </w:rPr>
      </w:pPr>
      <w:bookmarkStart w:id="47" w:name="1._Terms._Capitalized_terms_used_but_not"/>
      <w:bookmarkEnd w:id="47"/>
      <w:r w:rsidRPr="00654FB8">
        <w:rPr>
          <w:rFonts w:asciiTheme="minorHAnsi" w:hAnsiTheme="minorHAnsi" w:cstheme="minorHAnsi"/>
          <w:b/>
          <w:u w:val="single"/>
        </w:rPr>
        <w:t>Terms</w:t>
      </w:r>
      <w:r w:rsidRPr="00654FB8">
        <w:rPr>
          <w:rFonts w:asciiTheme="minorHAnsi" w:hAnsiTheme="minorHAnsi" w:cstheme="minorHAnsi"/>
          <w:b/>
        </w:rPr>
        <w:t xml:space="preserve">. </w:t>
      </w:r>
      <w:r w:rsidRPr="00654FB8">
        <w:rPr>
          <w:rFonts w:asciiTheme="minorHAnsi" w:hAnsiTheme="minorHAnsi" w:cstheme="minorHAnsi"/>
        </w:rPr>
        <w:t>Capitalized terms used but not defined in this Program Schedule 1 will have the meanings given to them in the Agreement. The following capitalized terms used in this Program Schedule 1 shall have the meanings set forth below:</w:t>
      </w:r>
    </w:p>
    <w:p w14:paraId="07F14FA6" w14:textId="77777777" w:rsidR="00DB1DAB" w:rsidRPr="00654FB8" w:rsidRDefault="00DB1DAB" w:rsidP="00DB1DAB">
      <w:pPr>
        <w:widowControl/>
        <w:spacing w:before="220" w:after="220"/>
        <w:ind w:left="940"/>
        <w:rPr>
          <w:rFonts w:asciiTheme="minorHAnsi" w:hAnsiTheme="minorHAnsi" w:cstheme="minorHAnsi"/>
          <w:b/>
        </w:rPr>
      </w:pPr>
      <w:r w:rsidRPr="00654FB8">
        <w:rPr>
          <w:rFonts w:asciiTheme="minorHAnsi" w:hAnsiTheme="minorHAnsi" w:cstheme="minorHAnsi"/>
          <w:b/>
        </w:rPr>
        <w:t>SCHEDULE-SPECIFIC DEFINED TERMS</w:t>
      </w:r>
    </w:p>
    <w:p w14:paraId="4F893AB7" w14:textId="77777777" w:rsidR="00DB1DAB" w:rsidRPr="00654FB8" w:rsidRDefault="00DB1DAB" w:rsidP="00DB1DAB">
      <w:pPr>
        <w:pStyle w:val="ListParagraph"/>
        <w:numPr>
          <w:ilvl w:val="0"/>
          <w:numId w:val="2"/>
        </w:numPr>
        <w:ind w:left="720" w:firstLine="0"/>
        <w:rPr>
          <w:rFonts w:asciiTheme="minorHAnsi" w:hAnsiTheme="minorHAnsi" w:cstheme="minorHAnsi"/>
          <w:b/>
          <w:bCs/>
        </w:rPr>
      </w:pPr>
      <w:bookmarkStart w:id="48" w:name="2._Program.__Except_as_may_be_otherwise_"/>
      <w:bookmarkEnd w:id="48"/>
      <w:r w:rsidRPr="00654FB8">
        <w:rPr>
          <w:rFonts w:asciiTheme="minorHAnsi" w:hAnsiTheme="minorHAnsi" w:cstheme="minorHAnsi"/>
          <w:b/>
          <w:bCs/>
          <w:u w:val="single"/>
        </w:rPr>
        <w:t xml:space="preserve"> Program</w:t>
      </w:r>
      <w:r w:rsidRPr="00654FB8">
        <w:rPr>
          <w:rFonts w:asciiTheme="minorHAnsi" w:hAnsiTheme="minorHAnsi" w:cstheme="minorHAnsi"/>
          <w:b/>
          <w:bCs/>
        </w:rPr>
        <w:t>.</w:t>
      </w:r>
    </w:p>
    <w:p w14:paraId="5E9E6D26" w14:textId="77777777" w:rsidR="00DB1DAB" w:rsidRPr="00654FB8" w:rsidRDefault="00DB1DAB" w:rsidP="00DB1DAB">
      <w:pPr>
        <w:pStyle w:val="ListParagraph"/>
        <w:numPr>
          <w:ilvl w:val="0"/>
          <w:numId w:val="45"/>
        </w:numPr>
        <w:jc w:val="left"/>
        <w:rPr>
          <w:rFonts w:asciiTheme="minorHAnsi" w:hAnsiTheme="minorHAnsi" w:cstheme="minorHAnsi"/>
        </w:rPr>
      </w:pPr>
      <w:r w:rsidRPr="00654FB8">
        <w:rPr>
          <w:rFonts w:asciiTheme="minorHAnsi" w:hAnsiTheme="minorHAnsi" w:cstheme="minorHAnsi"/>
          <w:i/>
          <w:iCs/>
        </w:rPr>
        <w:t xml:space="preserve">The </w:t>
      </w:r>
      <w:r w:rsidRPr="00654FB8">
        <w:rPr>
          <w:rFonts w:asciiTheme="minorHAnsi" w:hAnsiTheme="minorHAnsi" w:cstheme="minorHAnsi"/>
          <w:b/>
          <w:bCs/>
          <w:i/>
          <w:iCs/>
        </w:rPr>
        <w:t>Visa Clearing Account program</w:t>
      </w:r>
      <w:r w:rsidRPr="00654FB8">
        <w:rPr>
          <w:rFonts w:asciiTheme="minorHAnsi" w:hAnsiTheme="minorHAnsi" w:cstheme="minorHAnsi"/>
          <w:i/>
          <w:iCs/>
        </w:rPr>
        <w:t xml:space="preserve"> includes daily clearing with Visa, where Visa will debit applicable fees directly from the account held by the Program Manager at Zenus Bank. Additionally, a reserve account is maintained at Zenus Bank to serve as a backup funding source if the clearing account lacks sufficient funds to cover Visa debits.</w:t>
      </w:r>
      <w:r w:rsidRPr="00654FB8" w:rsidDel="00CA1AE9">
        <w:rPr>
          <w:rFonts w:asciiTheme="minorHAnsi" w:hAnsiTheme="minorHAnsi" w:cstheme="minorHAnsi"/>
        </w:rPr>
        <w:t xml:space="preserve"> </w:t>
      </w:r>
      <w:r w:rsidRPr="00654FB8">
        <w:rPr>
          <w:rFonts w:asciiTheme="minorHAnsi" w:hAnsiTheme="minorHAnsi" w:cstheme="minorHAnsi"/>
        </w:rPr>
        <w:t xml:space="preserve"> </w:t>
      </w:r>
    </w:p>
    <w:p w14:paraId="7ECE2F81" w14:textId="77777777" w:rsidR="00DB1DAB" w:rsidRPr="00654FB8" w:rsidRDefault="00DB1DAB" w:rsidP="00DB1DAB">
      <w:pPr>
        <w:pStyle w:val="ListParagraph"/>
        <w:numPr>
          <w:ilvl w:val="0"/>
          <w:numId w:val="45"/>
        </w:numPr>
        <w:jc w:val="left"/>
        <w:rPr>
          <w:rFonts w:asciiTheme="minorHAnsi" w:hAnsiTheme="minorHAnsi" w:cstheme="minorHAnsi"/>
        </w:rPr>
      </w:pPr>
      <w:r w:rsidRPr="00654FB8">
        <w:rPr>
          <w:rFonts w:asciiTheme="minorHAnsi" w:hAnsiTheme="minorHAnsi" w:cstheme="minorHAnsi"/>
          <w:b/>
          <w:bCs/>
        </w:rPr>
        <w:t>USD Visa BIN Sponsorship</w:t>
      </w:r>
      <w:r w:rsidRPr="00654FB8">
        <w:rPr>
          <w:rFonts w:asciiTheme="minorHAnsi" w:hAnsiTheme="minorHAnsi" w:cstheme="minorHAnsi"/>
        </w:rPr>
        <w:t xml:space="preserve"> Zenus Bank will sponsor the Program Manager under the USD Visa BIN Sponsorship program. The Program Manager is responsible for paying all network fees. The interchange will be split between the Program Manager and Zenus after settlement with Visa.</w:t>
      </w:r>
      <w:r w:rsidRPr="00654FB8" w:rsidDel="00CA1AE9">
        <w:rPr>
          <w:rFonts w:asciiTheme="minorHAnsi" w:hAnsiTheme="minorHAnsi" w:cstheme="minorHAnsi"/>
        </w:rPr>
        <w:t xml:space="preserve"> </w:t>
      </w:r>
    </w:p>
    <w:p w14:paraId="47016CDC" w14:textId="77777777" w:rsidR="00DB1DAB" w:rsidRPr="00654FB8" w:rsidRDefault="00DB1DAB" w:rsidP="00DB1DAB">
      <w:pPr>
        <w:rPr>
          <w:rFonts w:asciiTheme="minorHAnsi" w:hAnsiTheme="minorHAnsi" w:cstheme="minorHAnsi"/>
          <w:b/>
          <w:bCs/>
        </w:rPr>
      </w:pPr>
      <w:bookmarkStart w:id="49" w:name="3._Fees.__The_Card_fees_applicable_to_th"/>
      <w:bookmarkEnd w:id="49"/>
    </w:p>
    <w:p w14:paraId="1CBA1DA6" w14:textId="77777777" w:rsidR="00DB1DAB" w:rsidRPr="00654FB8" w:rsidRDefault="00DB1DAB" w:rsidP="00DB1DAB">
      <w:pPr>
        <w:pStyle w:val="ListParagraph"/>
        <w:numPr>
          <w:ilvl w:val="0"/>
          <w:numId w:val="2"/>
        </w:numPr>
        <w:ind w:left="1440"/>
        <w:rPr>
          <w:rFonts w:asciiTheme="minorHAnsi" w:hAnsiTheme="minorHAnsi" w:cstheme="minorHAnsi"/>
          <w:u w:val="single"/>
        </w:rPr>
      </w:pPr>
      <w:commentRangeStart w:id="50"/>
      <w:r w:rsidRPr="00654FB8">
        <w:rPr>
          <w:rFonts w:asciiTheme="minorHAnsi" w:hAnsiTheme="minorHAnsi" w:cstheme="minorHAnsi"/>
          <w:b/>
          <w:bCs/>
          <w:u w:val="single"/>
        </w:rPr>
        <w:t xml:space="preserve">Fees. </w:t>
      </w:r>
    </w:p>
    <w:p w14:paraId="2B102819" w14:textId="77777777" w:rsidR="00DB1DAB" w:rsidRPr="00654FB8" w:rsidRDefault="00DB1DAB" w:rsidP="00DB1DAB">
      <w:pPr>
        <w:ind w:left="720" w:firstLine="720"/>
        <w:rPr>
          <w:rFonts w:asciiTheme="minorHAnsi" w:hAnsiTheme="minorHAnsi" w:cstheme="minorHAnsi"/>
          <w:b/>
          <w:bCs/>
          <w:i/>
          <w:iCs/>
        </w:rPr>
      </w:pPr>
      <w:r w:rsidRPr="00654FB8">
        <w:rPr>
          <w:rFonts w:asciiTheme="minorHAnsi" w:hAnsiTheme="minorHAnsi" w:cstheme="minorHAnsi"/>
          <w:b/>
          <w:bCs/>
          <w:i/>
          <w:iCs/>
        </w:rPr>
        <w:t>Service: Visa Clearing Accounts</w:t>
      </w:r>
    </w:p>
    <w:p w14:paraId="25DF02CD" w14:textId="77777777" w:rsidR="00DB1DAB" w:rsidRPr="00654FB8" w:rsidRDefault="00DB1DAB" w:rsidP="00DB1DAB">
      <w:pPr>
        <w:ind w:left="720" w:firstLine="720"/>
        <w:rPr>
          <w:rFonts w:asciiTheme="minorHAnsi" w:hAnsiTheme="minorHAnsi" w:cstheme="minorHAnsi"/>
          <w:b/>
          <w:bCs/>
          <w:i/>
          <w:iCs/>
        </w:rPr>
      </w:pPr>
    </w:p>
    <w:p w14:paraId="777B4364" w14:textId="77777777" w:rsidR="00DB1DAB" w:rsidRPr="00654FB8" w:rsidRDefault="00DB1DAB" w:rsidP="00DB1DAB">
      <w:pPr>
        <w:pStyle w:val="ListParagraph"/>
        <w:numPr>
          <w:ilvl w:val="0"/>
          <w:numId w:val="43"/>
        </w:numPr>
        <w:rPr>
          <w:rFonts w:asciiTheme="minorHAnsi" w:hAnsiTheme="minorHAnsi" w:cstheme="minorHAnsi"/>
        </w:rPr>
      </w:pPr>
      <w:r w:rsidRPr="00654FB8">
        <w:rPr>
          <w:rFonts w:asciiTheme="minorHAnsi" w:hAnsiTheme="minorHAnsi" w:cstheme="minorHAnsi"/>
        </w:rPr>
        <w:t>Onboarding and Due Diligence Fee: $25,000</w:t>
      </w:r>
    </w:p>
    <w:p w14:paraId="4ED55A20" w14:textId="233EDCF7" w:rsidR="00DB1DAB" w:rsidRPr="00654FB8" w:rsidRDefault="00DB1DAB" w:rsidP="00DB1DAB">
      <w:pPr>
        <w:pStyle w:val="ListParagraph"/>
        <w:numPr>
          <w:ilvl w:val="0"/>
          <w:numId w:val="43"/>
        </w:numPr>
        <w:rPr>
          <w:rFonts w:asciiTheme="minorHAnsi" w:hAnsiTheme="minorHAnsi" w:cstheme="minorHAnsi"/>
        </w:rPr>
      </w:pPr>
      <w:r w:rsidRPr="00654FB8">
        <w:rPr>
          <w:rFonts w:asciiTheme="minorHAnsi" w:hAnsiTheme="minorHAnsi" w:cstheme="minorHAnsi"/>
        </w:rPr>
        <w:t>Monthly Minimum Fee: $15,000</w:t>
      </w:r>
    </w:p>
    <w:p w14:paraId="69EF4EC5" w14:textId="6D0F384F" w:rsidR="00DB1DAB" w:rsidRPr="00654FB8" w:rsidRDefault="00DB1DAB" w:rsidP="00DB1DAB">
      <w:pPr>
        <w:pStyle w:val="ListParagraph"/>
        <w:numPr>
          <w:ilvl w:val="0"/>
          <w:numId w:val="43"/>
        </w:numPr>
        <w:rPr>
          <w:rFonts w:asciiTheme="minorHAnsi" w:hAnsiTheme="minorHAnsi" w:cstheme="minorHAnsi"/>
        </w:rPr>
      </w:pPr>
      <w:r w:rsidRPr="00654FB8">
        <w:rPr>
          <w:rFonts w:asciiTheme="minorHAnsi" w:hAnsiTheme="minorHAnsi" w:cstheme="minorHAnsi"/>
        </w:rPr>
        <w:t>Annual Due Diligence: $10,000</w:t>
      </w:r>
    </w:p>
    <w:p w14:paraId="1CADD0E8" w14:textId="77777777" w:rsidR="00DB1DAB" w:rsidRPr="00654FB8" w:rsidRDefault="00DB1DAB" w:rsidP="00DB1DAB">
      <w:pPr>
        <w:pStyle w:val="ListParagraph"/>
        <w:numPr>
          <w:ilvl w:val="0"/>
          <w:numId w:val="43"/>
        </w:numPr>
        <w:rPr>
          <w:rFonts w:asciiTheme="minorHAnsi" w:hAnsiTheme="minorHAnsi" w:cstheme="minorHAnsi"/>
        </w:rPr>
      </w:pPr>
      <w:r w:rsidRPr="00654FB8">
        <w:rPr>
          <w:rFonts w:asciiTheme="minorHAnsi" w:hAnsiTheme="minorHAnsi" w:cstheme="minorHAnsi"/>
        </w:rPr>
        <w:t>Swift investigations: $100</w:t>
      </w:r>
    </w:p>
    <w:p w14:paraId="533418FD" w14:textId="77777777" w:rsidR="00DB1DAB" w:rsidRPr="00654FB8" w:rsidRDefault="00DB1DAB" w:rsidP="00DB1DAB">
      <w:pPr>
        <w:pStyle w:val="ListParagraph"/>
        <w:numPr>
          <w:ilvl w:val="0"/>
          <w:numId w:val="43"/>
        </w:numPr>
        <w:rPr>
          <w:rFonts w:asciiTheme="minorHAnsi" w:hAnsiTheme="minorHAnsi" w:cstheme="minorHAnsi"/>
        </w:rPr>
      </w:pPr>
      <w:r w:rsidRPr="00654FB8">
        <w:rPr>
          <w:rFonts w:asciiTheme="minorHAnsi" w:hAnsiTheme="minorHAnsi" w:cstheme="minorHAnsi"/>
        </w:rPr>
        <w:t>Basic investigations: $50</w:t>
      </w:r>
    </w:p>
    <w:p w14:paraId="10AF9168" w14:textId="77777777" w:rsidR="00DB1DAB" w:rsidRPr="00654FB8" w:rsidRDefault="00DB1DAB" w:rsidP="00DB1DAB">
      <w:pPr>
        <w:pStyle w:val="ListParagraph"/>
        <w:numPr>
          <w:ilvl w:val="0"/>
          <w:numId w:val="43"/>
        </w:numPr>
        <w:rPr>
          <w:rFonts w:asciiTheme="minorHAnsi" w:hAnsiTheme="minorHAnsi" w:cstheme="minorHAnsi"/>
        </w:rPr>
      </w:pPr>
      <w:r w:rsidRPr="00654FB8">
        <w:rPr>
          <w:rFonts w:asciiTheme="minorHAnsi" w:hAnsiTheme="minorHAnsi" w:cstheme="minorHAnsi"/>
        </w:rPr>
        <w:t>Advance investigations and other Back-office support: $60</w:t>
      </w:r>
    </w:p>
    <w:p w14:paraId="3A6A010C" w14:textId="77777777" w:rsidR="00DB1DAB" w:rsidRPr="00654FB8" w:rsidRDefault="00DB1DAB" w:rsidP="00DB1DAB">
      <w:pPr>
        <w:ind w:left="360" w:firstLine="720"/>
        <w:rPr>
          <w:rFonts w:asciiTheme="minorHAnsi" w:hAnsiTheme="minorHAnsi" w:cstheme="minorHAnsi"/>
          <w:b/>
          <w:bCs/>
          <w:u w:val="single"/>
        </w:rPr>
      </w:pPr>
    </w:p>
    <w:p w14:paraId="0FB70107" w14:textId="77777777" w:rsidR="00DB1DAB" w:rsidRPr="00654FB8" w:rsidRDefault="00DB1DAB" w:rsidP="00DB1DAB">
      <w:pPr>
        <w:ind w:left="360" w:firstLine="720"/>
        <w:rPr>
          <w:rFonts w:asciiTheme="minorHAnsi" w:hAnsiTheme="minorHAnsi" w:cstheme="minorHAnsi"/>
          <w:b/>
          <w:bCs/>
          <w:u w:val="single"/>
        </w:rPr>
      </w:pPr>
      <w:r w:rsidRPr="00654FB8">
        <w:rPr>
          <w:rFonts w:asciiTheme="minorHAnsi" w:hAnsiTheme="minorHAnsi" w:cstheme="minorHAnsi"/>
          <w:b/>
          <w:bCs/>
          <w:u w:val="single"/>
        </w:rPr>
        <w:t>Service: USD Visa Bin Sponsorship</w:t>
      </w:r>
    </w:p>
    <w:p w14:paraId="7AAF30F2" w14:textId="77777777" w:rsidR="00DB1DAB" w:rsidRPr="00654FB8" w:rsidRDefault="00DB1DAB" w:rsidP="00DB1DAB">
      <w:pPr>
        <w:ind w:left="360" w:firstLine="720"/>
        <w:rPr>
          <w:rFonts w:asciiTheme="minorHAnsi" w:hAnsiTheme="minorHAnsi" w:cstheme="minorHAnsi"/>
          <w:b/>
          <w:bCs/>
          <w:u w:val="single"/>
        </w:rPr>
      </w:pPr>
    </w:p>
    <w:p w14:paraId="2DF5B817" w14:textId="77777777" w:rsidR="00DB1DAB" w:rsidRPr="00654FB8" w:rsidRDefault="00DB1DAB" w:rsidP="00DB1DAB">
      <w:pPr>
        <w:pStyle w:val="ListParagraph"/>
        <w:numPr>
          <w:ilvl w:val="2"/>
          <w:numId w:val="44"/>
        </w:numPr>
        <w:rPr>
          <w:rFonts w:asciiTheme="minorHAnsi" w:hAnsiTheme="minorHAnsi" w:cstheme="minorHAnsi"/>
        </w:rPr>
      </w:pPr>
      <w:r w:rsidRPr="00654FB8">
        <w:rPr>
          <w:rFonts w:asciiTheme="minorHAnsi" w:hAnsiTheme="minorHAnsi" w:cstheme="minorHAnsi"/>
        </w:rPr>
        <w:t>Visa Bin Set-up fee: $5,000</w:t>
      </w:r>
    </w:p>
    <w:p w14:paraId="46A40DB7" w14:textId="6D06FDBD" w:rsidR="00DB1DAB" w:rsidRPr="00654FB8" w:rsidRDefault="00DB1DAB" w:rsidP="00DB1DAB">
      <w:pPr>
        <w:pStyle w:val="ListParagraph"/>
        <w:numPr>
          <w:ilvl w:val="2"/>
          <w:numId w:val="44"/>
        </w:numPr>
        <w:rPr>
          <w:rFonts w:asciiTheme="minorHAnsi" w:hAnsiTheme="minorHAnsi" w:cstheme="minorHAnsi"/>
        </w:rPr>
      </w:pPr>
      <w:r w:rsidRPr="00654FB8">
        <w:rPr>
          <w:rFonts w:asciiTheme="minorHAnsi" w:hAnsiTheme="minorHAnsi" w:cstheme="minorHAnsi"/>
        </w:rPr>
        <w:t>Interchange split: 50/50</w:t>
      </w:r>
    </w:p>
    <w:p w14:paraId="1EAF0AA3" w14:textId="77777777" w:rsidR="00DB1DAB" w:rsidRPr="00654FB8" w:rsidRDefault="00DB1DAB" w:rsidP="00DB1DAB">
      <w:pPr>
        <w:pStyle w:val="ListParagraph"/>
        <w:numPr>
          <w:ilvl w:val="2"/>
          <w:numId w:val="44"/>
        </w:numPr>
        <w:rPr>
          <w:rFonts w:asciiTheme="minorHAnsi" w:hAnsiTheme="minorHAnsi" w:cstheme="minorHAnsi"/>
        </w:rPr>
      </w:pPr>
      <w:r w:rsidRPr="00654FB8">
        <w:rPr>
          <w:rFonts w:asciiTheme="minorHAnsi" w:hAnsiTheme="minorHAnsi" w:cstheme="minorHAnsi"/>
        </w:rPr>
        <w:t>The Program Manager will maintain a Settlement Account with Zenus and a Reserve Account.</w:t>
      </w:r>
    </w:p>
    <w:p w14:paraId="3C37CAEF" w14:textId="77777777" w:rsidR="00DB1DAB" w:rsidRPr="00654FB8" w:rsidRDefault="00DB1DAB" w:rsidP="00DB1DAB">
      <w:pPr>
        <w:pStyle w:val="ListParagraph"/>
        <w:numPr>
          <w:ilvl w:val="2"/>
          <w:numId w:val="44"/>
        </w:numPr>
        <w:rPr>
          <w:rFonts w:asciiTheme="minorHAnsi" w:hAnsiTheme="minorHAnsi" w:cstheme="minorHAnsi"/>
        </w:rPr>
      </w:pPr>
      <w:r w:rsidRPr="00654FB8">
        <w:rPr>
          <w:rFonts w:asciiTheme="minorHAnsi" w:hAnsiTheme="minorHAnsi" w:cstheme="minorHAnsi"/>
        </w:rPr>
        <w:t>The Program Manager will maintain a balance of the greater of 60-day average gross payment volume or $100,000 for three (3) days.</w:t>
      </w:r>
    </w:p>
    <w:p w14:paraId="437103BF" w14:textId="77777777" w:rsidR="00DB1DAB" w:rsidRPr="00654FB8" w:rsidRDefault="00DB1DAB" w:rsidP="00DB1DAB">
      <w:pPr>
        <w:pStyle w:val="ListParagraph"/>
        <w:numPr>
          <w:ilvl w:val="2"/>
          <w:numId w:val="44"/>
        </w:numPr>
        <w:rPr>
          <w:rFonts w:asciiTheme="minorHAnsi" w:hAnsiTheme="minorHAnsi" w:cstheme="minorHAnsi"/>
        </w:rPr>
      </w:pPr>
      <w:r w:rsidRPr="00654FB8">
        <w:rPr>
          <w:rFonts w:asciiTheme="minorHAnsi" w:hAnsiTheme="minorHAnsi" w:cstheme="minorHAnsi"/>
        </w:rPr>
        <w:t>Program Manager will be responsible for all Network Fees, which Zenus will pass along without markup.</w:t>
      </w:r>
      <w:commentRangeEnd w:id="50"/>
      <w:r w:rsidR="001F64FE" w:rsidRPr="00654FB8">
        <w:rPr>
          <w:rStyle w:val="CommentReference"/>
          <w:rFonts w:asciiTheme="minorHAnsi" w:hAnsiTheme="minorHAnsi" w:cstheme="minorHAnsi"/>
          <w:sz w:val="22"/>
          <w:szCs w:val="22"/>
        </w:rPr>
        <w:commentReference w:id="50"/>
      </w:r>
    </w:p>
    <w:p w14:paraId="61A996D1" w14:textId="77777777" w:rsidR="00DB1DAB" w:rsidRPr="00654FB8" w:rsidRDefault="00DB1DAB" w:rsidP="00DB1DAB">
      <w:pPr>
        <w:pStyle w:val="ListParagraph"/>
        <w:widowControl/>
        <w:numPr>
          <w:ilvl w:val="0"/>
          <w:numId w:val="2"/>
        </w:numPr>
        <w:tabs>
          <w:tab w:val="left" w:pos="940"/>
          <w:tab w:val="left" w:pos="940"/>
        </w:tabs>
        <w:spacing w:before="220" w:after="220"/>
        <w:ind w:left="1440" w:right="0"/>
        <w:rPr>
          <w:rFonts w:asciiTheme="minorHAnsi" w:hAnsiTheme="minorHAnsi" w:cstheme="minorHAnsi"/>
          <w:b/>
        </w:rPr>
      </w:pPr>
      <w:bookmarkStart w:id="51" w:name="4._Marks.__[INSERT_ANY_LANGUAGE_NECESSAR"/>
      <w:bookmarkEnd w:id="51"/>
      <w:r w:rsidRPr="00654FB8">
        <w:rPr>
          <w:rFonts w:asciiTheme="minorHAnsi" w:hAnsiTheme="minorHAnsi" w:cstheme="minorHAnsi"/>
          <w:b/>
          <w:u w:val="single"/>
        </w:rPr>
        <w:lastRenderedPageBreak/>
        <w:t>Marks</w:t>
      </w:r>
      <w:r w:rsidRPr="00654FB8">
        <w:rPr>
          <w:rFonts w:asciiTheme="minorHAnsi" w:hAnsiTheme="minorHAnsi" w:cstheme="minorHAnsi"/>
          <w:b/>
        </w:rPr>
        <w:t xml:space="preserve">. </w:t>
      </w:r>
      <w:r w:rsidRPr="00654FB8">
        <w:rPr>
          <w:rFonts w:asciiTheme="minorHAnsi" w:hAnsiTheme="minorHAnsi" w:cstheme="minorHAnsi"/>
        </w:rPr>
        <w:t>The Onboarding Fee, Visa Setup Fee, and Minimum Balance are due upon execution of the contract. The Minimum Monthly Fee becomes payable in the month of the first Visa clearing transaction.</w:t>
      </w:r>
      <w:r w:rsidRPr="00654FB8" w:rsidDel="00657988">
        <w:rPr>
          <w:rFonts w:asciiTheme="minorHAnsi" w:hAnsiTheme="minorHAnsi" w:cstheme="minorHAnsi"/>
          <w:b/>
        </w:rPr>
        <w:t xml:space="preserve"> </w:t>
      </w:r>
    </w:p>
    <w:p w14:paraId="420BC75D" w14:textId="77777777" w:rsidR="00DB1DAB" w:rsidRPr="00654FB8" w:rsidRDefault="00DB1DAB" w:rsidP="00DB1DAB">
      <w:pPr>
        <w:pStyle w:val="ListParagraph"/>
        <w:widowControl/>
        <w:numPr>
          <w:ilvl w:val="0"/>
          <w:numId w:val="2"/>
        </w:numPr>
        <w:tabs>
          <w:tab w:val="left" w:pos="939"/>
          <w:tab w:val="left" w:pos="940"/>
        </w:tabs>
        <w:spacing w:before="220" w:after="220"/>
        <w:ind w:left="1440"/>
        <w:rPr>
          <w:rFonts w:asciiTheme="minorHAnsi" w:hAnsiTheme="minorHAnsi" w:cstheme="minorHAnsi"/>
          <w:b/>
          <w:bCs/>
        </w:rPr>
      </w:pPr>
      <w:bookmarkStart w:id="52" w:name="5._Term_and_Termination."/>
      <w:bookmarkEnd w:id="52"/>
      <w:r w:rsidRPr="00654FB8">
        <w:rPr>
          <w:rFonts w:asciiTheme="minorHAnsi" w:hAnsiTheme="minorHAnsi" w:cstheme="minorHAnsi"/>
          <w:b/>
          <w:bCs/>
          <w:u w:val="single"/>
        </w:rPr>
        <w:t>Term and Termination</w:t>
      </w:r>
      <w:r w:rsidRPr="00654FB8">
        <w:rPr>
          <w:rFonts w:asciiTheme="minorHAnsi" w:hAnsiTheme="minorHAnsi" w:cstheme="minorHAnsi"/>
          <w:b/>
          <w:bCs/>
        </w:rPr>
        <w:t>.</w:t>
      </w:r>
    </w:p>
    <w:p w14:paraId="58EC02CA" w14:textId="77777777" w:rsidR="00DB1DAB" w:rsidRPr="00654FB8" w:rsidRDefault="00DB1DAB" w:rsidP="00DB1DAB">
      <w:pPr>
        <w:pStyle w:val="ListParagraph"/>
        <w:widowControl/>
        <w:numPr>
          <w:ilvl w:val="1"/>
          <w:numId w:val="2"/>
        </w:numPr>
        <w:tabs>
          <w:tab w:val="left" w:pos="1660"/>
        </w:tabs>
        <w:spacing w:before="220" w:after="220"/>
        <w:ind w:left="1659" w:right="0"/>
        <w:rPr>
          <w:rFonts w:asciiTheme="minorHAnsi" w:hAnsiTheme="minorHAnsi" w:cstheme="minorHAnsi"/>
        </w:rPr>
      </w:pPr>
      <w:bookmarkStart w:id="53" w:name="(a)_Term.__The_initial_term_of_this_Prog"/>
      <w:bookmarkEnd w:id="53"/>
      <w:commentRangeStart w:id="54"/>
      <w:r w:rsidRPr="00654FB8">
        <w:rPr>
          <w:rFonts w:asciiTheme="minorHAnsi" w:hAnsiTheme="minorHAnsi" w:cstheme="minorHAnsi"/>
          <w:u w:val="single"/>
        </w:rPr>
        <w:t>Term</w:t>
      </w:r>
      <w:r w:rsidRPr="00654FB8">
        <w:rPr>
          <w:rFonts w:asciiTheme="minorHAnsi" w:hAnsiTheme="minorHAnsi" w:cstheme="minorHAnsi"/>
        </w:rPr>
        <w:t>. The initial term of this Program Schedule 1 shall commence on the Commencement Date and terminate at midnight on the third anniversary of the Commencement Date (the “</w:t>
      </w:r>
      <w:r w:rsidRPr="00654FB8">
        <w:rPr>
          <w:rFonts w:asciiTheme="minorHAnsi" w:hAnsiTheme="minorHAnsi" w:cstheme="minorHAnsi"/>
          <w:b/>
        </w:rPr>
        <w:t>Initial Term</w:t>
      </w:r>
      <w:r w:rsidRPr="00654FB8">
        <w:rPr>
          <w:rFonts w:asciiTheme="minorHAnsi" w:hAnsiTheme="minorHAnsi" w:cstheme="minorHAnsi"/>
        </w:rPr>
        <w:t>”), unless sooner terminated in accordance with the terms hereof. This Program Schedule 1 shall be automatically renewed on the same terms and conditions for successive 3 (Three) year terms (each, a “</w:t>
      </w:r>
      <w:r w:rsidRPr="00654FB8">
        <w:rPr>
          <w:rFonts w:asciiTheme="minorHAnsi" w:hAnsiTheme="minorHAnsi" w:cstheme="minorHAnsi"/>
          <w:b/>
        </w:rPr>
        <w:t>Renewal Term</w:t>
      </w:r>
      <w:r w:rsidRPr="00654FB8">
        <w:rPr>
          <w:rFonts w:asciiTheme="minorHAnsi" w:hAnsiTheme="minorHAnsi" w:cstheme="minorHAnsi"/>
        </w:rPr>
        <w:t>”) (the Initial Term, collectively with any Renewal Terms, the “</w:t>
      </w:r>
      <w:r w:rsidRPr="00654FB8">
        <w:rPr>
          <w:rFonts w:asciiTheme="minorHAnsi" w:hAnsiTheme="minorHAnsi" w:cstheme="minorHAnsi"/>
          <w:b/>
        </w:rPr>
        <w:t>Term</w:t>
      </w:r>
      <w:r w:rsidRPr="00654FB8">
        <w:rPr>
          <w:rFonts w:asciiTheme="minorHAnsi" w:hAnsiTheme="minorHAnsi" w:cstheme="minorHAnsi"/>
        </w:rPr>
        <w:t>”) thereafter, unless either Party provides written notice to the other Party of its intent not to renew at least 90 (Ninety) days prior to the expiration of the Initial Term or any Renewal Term then in effect.</w:t>
      </w:r>
      <w:commentRangeEnd w:id="54"/>
      <w:r w:rsidR="006D3381" w:rsidRPr="00654FB8">
        <w:rPr>
          <w:rStyle w:val="CommentReference"/>
          <w:rFonts w:asciiTheme="minorHAnsi" w:hAnsiTheme="minorHAnsi" w:cstheme="minorHAnsi"/>
          <w:sz w:val="22"/>
          <w:szCs w:val="22"/>
        </w:rPr>
        <w:commentReference w:id="54"/>
      </w:r>
    </w:p>
    <w:p w14:paraId="7133EE93" w14:textId="77777777" w:rsidR="00DB1DAB" w:rsidRPr="00654FB8" w:rsidRDefault="00DB1DAB" w:rsidP="00DB1DAB">
      <w:pPr>
        <w:pStyle w:val="ListParagraph"/>
        <w:widowControl/>
        <w:numPr>
          <w:ilvl w:val="1"/>
          <w:numId w:val="2"/>
        </w:numPr>
        <w:tabs>
          <w:tab w:val="left" w:pos="1659"/>
          <w:tab w:val="left" w:pos="1660"/>
        </w:tabs>
        <w:spacing w:before="220" w:after="220"/>
        <w:ind w:left="2160" w:right="0"/>
        <w:rPr>
          <w:rFonts w:asciiTheme="minorHAnsi" w:hAnsiTheme="minorHAnsi" w:cstheme="minorHAnsi"/>
        </w:rPr>
      </w:pPr>
      <w:bookmarkStart w:id="55" w:name="(b)_Termination.__Each_Party_hereby_agre"/>
      <w:bookmarkEnd w:id="55"/>
      <w:r w:rsidRPr="00654FB8">
        <w:rPr>
          <w:rFonts w:asciiTheme="minorHAnsi" w:hAnsiTheme="minorHAnsi" w:cstheme="minorHAnsi"/>
          <w:b/>
          <w:bCs/>
          <w:u w:val="single"/>
        </w:rPr>
        <w:t>Termination</w:t>
      </w:r>
      <w:r w:rsidRPr="00654FB8">
        <w:rPr>
          <w:rFonts w:asciiTheme="minorHAnsi" w:hAnsiTheme="minorHAnsi" w:cstheme="minorHAnsi"/>
        </w:rPr>
        <w:t>. Each Party hereby agrees that Program Schedule 1 shall immediately and automatically terminate upon termination or expiration of the Agreement.</w:t>
      </w:r>
    </w:p>
    <w:p w14:paraId="70546C85" w14:textId="77777777" w:rsidR="00DB1DAB" w:rsidRPr="00654FB8" w:rsidRDefault="00DB1DAB" w:rsidP="00DB1DAB">
      <w:pPr>
        <w:pStyle w:val="ListParagraph"/>
        <w:widowControl/>
        <w:numPr>
          <w:ilvl w:val="0"/>
          <w:numId w:val="2"/>
        </w:numPr>
        <w:tabs>
          <w:tab w:val="left" w:pos="939"/>
          <w:tab w:val="left" w:pos="940"/>
        </w:tabs>
        <w:spacing w:before="220" w:after="220"/>
        <w:ind w:left="1440" w:right="0"/>
        <w:rPr>
          <w:rFonts w:asciiTheme="minorHAnsi" w:hAnsiTheme="minorHAnsi" w:cstheme="minorHAnsi"/>
        </w:rPr>
      </w:pPr>
      <w:bookmarkStart w:id="56" w:name="6._Agreement.__Upon_execution_by_each_Pa"/>
      <w:bookmarkEnd w:id="56"/>
      <w:r w:rsidRPr="00654FB8">
        <w:rPr>
          <w:rFonts w:asciiTheme="minorHAnsi" w:hAnsiTheme="minorHAnsi" w:cstheme="minorHAnsi"/>
          <w:b/>
          <w:u w:val="single"/>
        </w:rPr>
        <w:t>Agreement</w:t>
      </w:r>
      <w:r w:rsidRPr="00654FB8">
        <w:rPr>
          <w:rFonts w:asciiTheme="minorHAnsi" w:hAnsiTheme="minorHAnsi" w:cstheme="minorHAnsi"/>
          <w:b/>
        </w:rPr>
        <w:t xml:space="preserve">. </w:t>
      </w:r>
      <w:r w:rsidRPr="00654FB8">
        <w:rPr>
          <w:rFonts w:asciiTheme="minorHAnsi" w:hAnsiTheme="minorHAnsi" w:cstheme="minorHAnsi"/>
        </w:rPr>
        <w:t>Upon execution by each Party, this Program Schedule 1 shall become attached to and incorporated as a part of the Agreement.</w:t>
      </w:r>
    </w:p>
    <w:p w14:paraId="6B5BFC18" w14:textId="0BD25A58" w:rsidR="001D00B9" w:rsidRPr="00654FB8" w:rsidRDefault="00730C39" w:rsidP="002C5884">
      <w:pPr>
        <w:pStyle w:val="ListParagraph"/>
        <w:widowControl/>
        <w:numPr>
          <w:ilvl w:val="0"/>
          <w:numId w:val="2"/>
        </w:numPr>
        <w:tabs>
          <w:tab w:val="left" w:pos="939"/>
          <w:tab w:val="left" w:pos="940"/>
        </w:tabs>
        <w:spacing w:before="220" w:after="220"/>
        <w:ind w:right="0"/>
        <w:rPr>
          <w:rFonts w:asciiTheme="minorHAnsi" w:hAnsiTheme="minorHAnsi" w:cstheme="minorHAnsi"/>
        </w:rPr>
      </w:pPr>
      <w:r w:rsidRPr="00654FB8">
        <w:rPr>
          <w:rFonts w:asciiTheme="minorHAnsi" w:hAnsiTheme="minorHAnsi" w:cstheme="minorHAnsi"/>
        </w:rPr>
        <w:t xml:space="preserve">Program Schedule </w:t>
      </w:r>
      <w:r w:rsidR="00987D8C" w:rsidRPr="00654FB8">
        <w:rPr>
          <w:rFonts w:asciiTheme="minorHAnsi" w:hAnsiTheme="minorHAnsi" w:cstheme="minorHAnsi"/>
        </w:rPr>
        <w:t xml:space="preserve">1 </w:t>
      </w:r>
      <w:r w:rsidRPr="00654FB8">
        <w:rPr>
          <w:rFonts w:asciiTheme="minorHAnsi" w:hAnsiTheme="minorHAnsi" w:cstheme="minorHAnsi"/>
        </w:rPr>
        <w:t>shall become attached to and incorporated as a part of the Agreement.</w:t>
      </w:r>
    </w:p>
    <w:p w14:paraId="3D22278E" w14:textId="77777777" w:rsidR="00A3114E" w:rsidRPr="00654FB8" w:rsidRDefault="00730C39" w:rsidP="002C5884">
      <w:pPr>
        <w:widowControl/>
        <w:spacing w:before="220" w:after="220"/>
        <w:jc w:val="center"/>
        <w:rPr>
          <w:rFonts w:asciiTheme="minorHAnsi" w:hAnsiTheme="minorHAnsi" w:cstheme="minorHAnsi"/>
        </w:rPr>
      </w:pPr>
      <w:r w:rsidRPr="00654FB8">
        <w:rPr>
          <w:rFonts w:asciiTheme="minorHAnsi" w:hAnsiTheme="minorHAnsi" w:cstheme="minorHAnsi"/>
        </w:rPr>
        <w:t>[Signatures on Following Page]</w:t>
      </w:r>
    </w:p>
    <w:p w14:paraId="6B5BFC1C" w14:textId="7247037C" w:rsidR="001D00B9" w:rsidRPr="00654FB8" w:rsidRDefault="00A3114E" w:rsidP="002C5884">
      <w:pPr>
        <w:widowControl/>
        <w:spacing w:before="220" w:after="220"/>
        <w:rPr>
          <w:rFonts w:asciiTheme="minorHAnsi" w:hAnsiTheme="minorHAnsi" w:cstheme="minorHAnsi"/>
        </w:rPr>
      </w:pPr>
      <w:r w:rsidRPr="00654FB8">
        <w:rPr>
          <w:rFonts w:asciiTheme="minorHAnsi" w:hAnsiTheme="minorHAnsi" w:cstheme="minorHAnsi"/>
        </w:rPr>
        <w:br w:type="page"/>
      </w:r>
      <w:r w:rsidR="00730C39" w:rsidRPr="00654FB8">
        <w:rPr>
          <w:rFonts w:asciiTheme="minorHAnsi" w:hAnsiTheme="minorHAnsi" w:cstheme="minorHAnsi"/>
          <w:b/>
        </w:rPr>
        <w:lastRenderedPageBreak/>
        <w:t>IN WITNESS WHEREOF</w:t>
      </w:r>
      <w:r w:rsidR="00730C39" w:rsidRPr="00654FB8">
        <w:rPr>
          <w:rFonts w:asciiTheme="minorHAnsi" w:hAnsiTheme="minorHAnsi" w:cstheme="minorHAnsi"/>
        </w:rPr>
        <w:t xml:space="preserve">, this Program Schedule </w:t>
      </w:r>
      <w:r w:rsidR="00533733" w:rsidRPr="00654FB8">
        <w:rPr>
          <w:rFonts w:asciiTheme="minorHAnsi" w:hAnsiTheme="minorHAnsi" w:cstheme="minorHAnsi"/>
        </w:rPr>
        <w:t xml:space="preserve">1 </w:t>
      </w:r>
      <w:r w:rsidR="00730C39" w:rsidRPr="00654FB8">
        <w:rPr>
          <w:rFonts w:asciiTheme="minorHAnsi" w:hAnsiTheme="minorHAnsi" w:cstheme="minorHAnsi"/>
        </w:rPr>
        <w:t>is executed by the Parties as of the date and year first above written.</w:t>
      </w:r>
    </w:p>
    <w:tbl>
      <w:tblPr>
        <w:tblW w:w="0" w:type="auto"/>
        <w:tblInd w:w="393" w:type="dxa"/>
        <w:tblLayout w:type="fixed"/>
        <w:tblCellMar>
          <w:left w:w="0" w:type="dxa"/>
          <w:right w:w="0" w:type="dxa"/>
        </w:tblCellMar>
        <w:tblLook w:val="01E0" w:firstRow="1" w:lastRow="1" w:firstColumn="1" w:lastColumn="1" w:noHBand="0" w:noVBand="0"/>
      </w:tblPr>
      <w:tblGrid>
        <w:gridCol w:w="4540"/>
        <w:gridCol w:w="4780"/>
      </w:tblGrid>
      <w:tr w:rsidR="001D00B9" w:rsidRPr="00654FB8" w14:paraId="6B5BFC23" w14:textId="77777777">
        <w:trPr>
          <w:trHeight w:val="1813"/>
        </w:trPr>
        <w:tc>
          <w:tcPr>
            <w:tcW w:w="4540" w:type="dxa"/>
          </w:tcPr>
          <w:p w14:paraId="3796DB1E" w14:textId="14E1284E" w:rsidR="00FE0EE9" w:rsidRPr="00654FB8" w:rsidRDefault="004D30FC" w:rsidP="002C5884">
            <w:pPr>
              <w:pStyle w:val="TableParagraph"/>
              <w:widowControl/>
              <w:tabs>
                <w:tab w:val="left" w:pos="3936"/>
                <w:tab w:val="left" w:pos="3989"/>
              </w:tabs>
              <w:spacing w:before="220" w:after="220"/>
              <w:ind w:left="50"/>
              <w:jc w:val="both"/>
              <w:rPr>
                <w:rFonts w:asciiTheme="minorHAnsi" w:hAnsiTheme="minorHAnsi" w:cstheme="minorHAnsi"/>
                <w:color w:val="FF0000"/>
              </w:rPr>
            </w:pPr>
            <w:r w:rsidRPr="00654FB8">
              <w:rPr>
                <w:rFonts w:asciiTheme="minorHAnsi" w:hAnsiTheme="minorHAnsi" w:cstheme="minorHAnsi"/>
                <w:b/>
                <w:bCs/>
                <w:color w:val="FF0000"/>
              </w:rPr>
              <w:t>COMPANY NAME HERE</w:t>
            </w:r>
          </w:p>
          <w:p w14:paraId="6B5BFC20" w14:textId="6EB8836D" w:rsidR="001D00B9" w:rsidRPr="00654FB8" w:rsidRDefault="00730C39" w:rsidP="002C5884">
            <w:pPr>
              <w:pStyle w:val="TableParagraph"/>
              <w:widowControl/>
              <w:tabs>
                <w:tab w:val="left" w:pos="3936"/>
                <w:tab w:val="left" w:pos="3989"/>
              </w:tabs>
              <w:spacing w:before="220" w:after="220"/>
              <w:ind w:left="50"/>
              <w:jc w:val="both"/>
              <w:rPr>
                <w:rFonts w:asciiTheme="minorHAnsi" w:hAnsiTheme="minorHAnsi" w:cstheme="minorHAnsi"/>
              </w:rPr>
            </w:pPr>
            <w:r w:rsidRPr="00654FB8">
              <w:rPr>
                <w:rFonts w:asciiTheme="minorHAnsi" w:hAnsiTheme="minorHAnsi" w:cstheme="minorHAnsi"/>
              </w:rPr>
              <w:t xml:space="preserve">By: </w:t>
            </w:r>
            <w:r w:rsidRPr="00654FB8">
              <w:rPr>
                <w:rFonts w:asciiTheme="minorHAnsi" w:hAnsiTheme="minorHAnsi" w:cstheme="minorHAnsi"/>
                <w:u w:val="single"/>
              </w:rPr>
              <w:tab/>
            </w:r>
            <w:r w:rsidRPr="00654FB8">
              <w:rPr>
                <w:rFonts w:asciiTheme="minorHAnsi" w:hAnsiTheme="minorHAnsi" w:cstheme="minorHAnsi"/>
              </w:rPr>
              <w:t xml:space="preserve"> Name: </w:t>
            </w:r>
            <w:r w:rsidRPr="00654FB8">
              <w:rPr>
                <w:rFonts w:asciiTheme="minorHAnsi" w:hAnsiTheme="minorHAnsi" w:cstheme="minorHAnsi"/>
                <w:u w:val="single"/>
              </w:rPr>
              <w:tab/>
            </w:r>
            <w:r w:rsidRPr="00654FB8">
              <w:rPr>
                <w:rFonts w:asciiTheme="minorHAnsi" w:hAnsiTheme="minorHAnsi" w:cstheme="minorHAnsi"/>
                <w:u w:val="single"/>
              </w:rPr>
              <w:tab/>
            </w:r>
            <w:r w:rsidRPr="00654FB8">
              <w:rPr>
                <w:rFonts w:asciiTheme="minorHAnsi" w:hAnsiTheme="minorHAnsi" w:cstheme="minorHAnsi"/>
              </w:rPr>
              <w:t xml:space="preserve"> Title: </w:t>
            </w:r>
            <w:r w:rsidRPr="00654FB8">
              <w:rPr>
                <w:rFonts w:asciiTheme="minorHAnsi" w:hAnsiTheme="minorHAnsi" w:cstheme="minorHAnsi"/>
                <w:u w:val="single"/>
              </w:rPr>
              <w:tab/>
            </w:r>
            <w:r w:rsidRPr="00654FB8">
              <w:rPr>
                <w:rFonts w:asciiTheme="minorHAnsi" w:hAnsiTheme="minorHAnsi" w:cstheme="minorHAnsi"/>
                <w:u w:val="single"/>
              </w:rPr>
              <w:tab/>
            </w:r>
          </w:p>
        </w:tc>
        <w:tc>
          <w:tcPr>
            <w:tcW w:w="4780" w:type="dxa"/>
          </w:tcPr>
          <w:p w14:paraId="6B5BFC21" w14:textId="05C19647" w:rsidR="001D00B9" w:rsidRPr="00654FB8" w:rsidRDefault="00533733" w:rsidP="002C5884">
            <w:pPr>
              <w:pStyle w:val="TableParagraph"/>
              <w:widowControl/>
              <w:spacing w:before="220" w:after="220"/>
              <w:ind w:left="550"/>
              <w:jc w:val="both"/>
              <w:rPr>
                <w:rFonts w:asciiTheme="minorHAnsi" w:hAnsiTheme="minorHAnsi" w:cstheme="minorHAnsi"/>
                <w:b/>
              </w:rPr>
            </w:pPr>
            <w:r w:rsidRPr="00654FB8">
              <w:rPr>
                <w:rFonts w:asciiTheme="minorHAnsi" w:hAnsiTheme="minorHAnsi" w:cstheme="minorHAnsi"/>
                <w:b/>
              </w:rPr>
              <w:t xml:space="preserve">Zenus </w:t>
            </w:r>
            <w:r w:rsidR="00ED1899" w:rsidRPr="00654FB8">
              <w:rPr>
                <w:rFonts w:asciiTheme="minorHAnsi" w:hAnsiTheme="minorHAnsi" w:cstheme="minorHAnsi"/>
                <w:b/>
              </w:rPr>
              <w:t>Bank</w:t>
            </w:r>
            <w:r w:rsidR="000E1E6E" w:rsidRPr="00654FB8">
              <w:rPr>
                <w:rFonts w:asciiTheme="minorHAnsi" w:hAnsiTheme="minorHAnsi" w:cstheme="minorHAnsi"/>
                <w:b/>
              </w:rPr>
              <w:t xml:space="preserve"> International, Inc.</w:t>
            </w:r>
          </w:p>
          <w:p w14:paraId="6B5BFC22" w14:textId="77777777" w:rsidR="001D00B9" w:rsidRPr="00654FB8" w:rsidRDefault="00730C39" w:rsidP="002C5884">
            <w:pPr>
              <w:pStyle w:val="TableParagraph"/>
              <w:widowControl/>
              <w:tabs>
                <w:tab w:val="left" w:pos="4676"/>
                <w:tab w:val="left" w:pos="4729"/>
              </w:tabs>
              <w:spacing w:before="220" w:after="220"/>
              <w:ind w:left="550"/>
              <w:jc w:val="both"/>
              <w:rPr>
                <w:rFonts w:asciiTheme="minorHAnsi" w:hAnsiTheme="minorHAnsi" w:cstheme="minorHAnsi"/>
              </w:rPr>
            </w:pPr>
            <w:r w:rsidRPr="00654FB8">
              <w:rPr>
                <w:rFonts w:asciiTheme="minorHAnsi" w:hAnsiTheme="minorHAnsi" w:cstheme="minorHAnsi"/>
              </w:rPr>
              <w:t xml:space="preserve">By: </w:t>
            </w:r>
            <w:r w:rsidRPr="00654FB8">
              <w:rPr>
                <w:rFonts w:asciiTheme="minorHAnsi" w:hAnsiTheme="minorHAnsi" w:cstheme="minorHAnsi"/>
                <w:u w:val="single"/>
              </w:rPr>
              <w:tab/>
            </w:r>
            <w:r w:rsidRPr="00654FB8">
              <w:rPr>
                <w:rFonts w:asciiTheme="minorHAnsi" w:hAnsiTheme="minorHAnsi" w:cstheme="minorHAnsi"/>
              </w:rPr>
              <w:t xml:space="preserve"> Name: </w:t>
            </w:r>
            <w:r w:rsidRPr="00654FB8">
              <w:rPr>
                <w:rFonts w:asciiTheme="minorHAnsi" w:hAnsiTheme="minorHAnsi" w:cstheme="minorHAnsi"/>
                <w:u w:val="single"/>
              </w:rPr>
              <w:tab/>
            </w:r>
            <w:r w:rsidRPr="00654FB8">
              <w:rPr>
                <w:rFonts w:asciiTheme="minorHAnsi" w:hAnsiTheme="minorHAnsi" w:cstheme="minorHAnsi"/>
                <w:u w:val="single"/>
              </w:rPr>
              <w:tab/>
            </w:r>
            <w:r w:rsidRPr="00654FB8">
              <w:rPr>
                <w:rFonts w:asciiTheme="minorHAnsi" w:hAnsiTheme="minorHAnsi" w:cstheme="minorHAnsi"/>
              </w:rPr>
              <w:t xml:space="preserve"> Title: </w:t>
            </w:r>
            <w:r w:rsidRPr="00654FB8">
              <w:rPr>
                <w:rFonts w:asciiTheme="minorHAnsi" w:hAnsiTheme="minorHAnsi" w:cstheme="minorHAnsi"/>
                <w:u w:val="single"/>
              </w:rPr>
              <w:tab/>
            </w:r>
            <w:r w:rsidRPr="00654FB8">
              <w:rPr>
                <w:rFonts w:asciiTheme="minorHAnsi" w:hAnsiTheme="minorHAnsi" w:cstheme="minorHAnsi"/>
                <w:u w:val="single"/>
              </w:rPr>
              <w:tab/>
            </w:r>
          </w:p>
        </w:tc>
      </w:tr>
    </w:tbl>
    <w:p w14:paraId="6B5BFC24" w14:textId="4B96C27A" w:rsidR="001D00B9" w:rsidRPr="002C5884" w:rsidDel="001F64FE" w:rsidRDefault="001D00B9" w:rsidP="002C5884">
      <w:pPr>
        <w:widowControl/>
        <w:spacing w:before="220" w:after="220"/>
        <w:jc w:val="both"/>
        <w:rPr>
          <w:del w:id="57" w:author="ANGEL WESLEY" w:date="2026-02-27T01:18:00Z" w16du:dateUtc="2026-02-26T21:18:00Z"/>
          <w:rFonts w:ascii="Calibri" w:hAnsi="Calibri" w:cs="Calibri"/>
        </w:rPr>
        <w:sectPr w:rsidR="001D00B9" w:rsidRPr="002C5884" w:rsidDel="001F64FE" w:rsidSect="00D90697">
          <w:footerReference w:type="default" r:id="rId21"/>
          <w:pgSz w:w="12240" w:h="15840"/>
          <w:pgMar w:top="1008" w:right="1008" w:bottom="1008" w:left="1008" w:header="432" w:footer="432" w:gutter="0"/>
          <w:cols w:space="720"/>
          <w:docGrid w:linePitch="299"/>
        </w:sectPr>
      </w:pPr>
    </w:p>
    <w:p w14:paraId="6B5BFC56" w14:textId="25B47405" w:rsidR="001D00B9" w:rsidRPr="00A06343" w:rsidRDefault="001D00B9" w:rsidP="001F64FE">
      <w:pPr>
        <w:widowControl/>
        <w:tabs>
          <w:tab w:val="left" w:pos="939"/>
          <w:tab w:val="left" w:pos="940"/>
        </w:tabs>
        <w:spacing w:before="220" w:after="220"/>
        <w:rPr>
          <w:rFonts w:ascii="Calibri" w:hAnsi="Calibri" w:cs="Calibri"/>
        </w:rPr>
      </w:pPr>
    </w:p>
    <w:sectPr w:rsidR="001D00B9" w:rsidRPr="00A06343" w:rsidSect="00D90697">
      <w:headerReference w:type="default" r:id="rId22"/>
      <w:footerReference w:type="default" r:id="rId23"/>
      <w:pgSz w:w="12240" w:h="15840"/>
      <w:pgMar w:top="1008" w:right="1008" w:bottom="1008" w:left="1008" w:header="432" w:footer="432"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1" w:author="David Henry" w:date="2026-03-03T14:10:00Z" w:initials="DH">
    <w:p w14:paraId="0F655CAE" w14:textId="77777777" w:rsidR="00CE598E" w:rsidRDefault="00CE598E" w:rsidP="00CE598E">
      <w:r>
        <w:rPr>
          <w:rStyle w:val="CommentReference"/>
        </w:rPr>
        <w:annotationRef/>
      </w:r>
      <w:r>
        <w:rPr>
          <w:sz w:val="20"/>
          <w:szCs w:val="20"/>
        </w:rPr>
        <w:t>Are any of these mandatory for us to hold? PCI will be n/a if we don't take cards, but ISO27001 as an e.g., as we are not currently certified</w:t>
      </w:r>
    </w:p>
  </w:comment>
  <w:comment w:id="38" w:author="David Henry" w:date="2026-03-03T14:11:00Z" w:initials="DH">
    <w:p w14:paraId="3EE1ABD0" w14:textId="77777777" w:rsidR="00CE598E" w:rsidRDefault="00CE598E" w:rsidP="00CE598E">
      <w:r>
        <w:rPr>
          <w:rStyle w:val="CommentReference"/>
        </w:rPr>
        <w:annotationRef/>
      </w:r>
      <w:r>
        <w:rPr>
          <w:sz w:val="20"/>
          <w:szCs w:val="20"/>
        </w:rPr>
        <w:t>n/a for us</w:t>
      </w:r>
    </w:p>
  </w:comment>
  <w:comment w:id="39" w:author="David Henry" w:date="2026-03-03T14:22:00Z" w:initials="DH">
    <w:p w14:paraId="1C8C0CE0" w14:textId="77777777" w:rsidR="00EC1E18" w:rsidRDefault="00EC1E18" w:rsidP="00EC1E18">
      <w:r>
        <w:rPr>
          <w:rStyle w:val="CommentReference"/>
        </w:rPr>
        <w:annotationRef/>
      </w:r>
      <w:r>
        <w:rPr>
          <w:sz w:val="20"/>
          <w:szCs w:val="20"/>
        </w:rPr>
        <w:t>In this relationship, does Zenus outsource AML screening to Mal, or do they perform it on transactions / customers? Is there an expectation we duplicate checks if so? (e.g.  both Zenus and Mal screen against sanctions / watch lists)</w:t>
      </w:r>
    </w:p>
  </w:comment>
  <w:comment w:id="40" w:author="David Henry" w:date="2026-03-03T14:28:00Z" w:initials="DH">
    <w:p w14:paraId="24872F22" w14:textId="77777777" w:rsidR="007634A3" w:rsidRDefault="007634A3" w:rsidP="007634A3">
      <w:r>
        <w:rPr>
          <w:rStyle w:val="CommentReference"/>
        </w:rPr>
        <w:annotationRef/>
      </w:r>
      <w:r>
        <w:rPr>
          <w:sz w:val="20"/>
          <w:szCs w:val="20"/>
        </w:rPr>
        <w:t>As above, the intention here is that we screen prior to submitting a customer record to Zenus? Will you then also screen? How will we handle a mismatch? E.g. we say "yes", you say "no".</w:t>
      </w:r>
    </w:p>
  </w:comment>
  <w:comment w:id="41" w:author="David Henry" w:date="2026-03-03T14:29:00Z" w:initials="DH">
    <w:p w14:paraId="4CE57EE8" w14:textId="77777777" w:rsidR="007634A3" w:rsidRDefault="007634A3" w:rsidP="007634A3">
      <w:r>
        <w:rPr>
          <w:rStyle w:val="CommentReference"/>
        </w:rPr>
        <w:annotationRef/>
      </w:r>
      <w:r>
        <w:rPr>
          <w:sz w:val="20"/>
          <w:szCs w:val="20"/>
        </w:rPr>
        <w:t>Please provide a template report</w:t>
      </w:r>
    </w:p>
  </w:comment>
  <w:comment w:id="42" w:author="David Henry" w:date="2026-03-03T14:29:00Z" w:initials="DH">
    <w:p w14:paraId="50ADA45C" w14:textId="77777777" w:rsidR="007634A3" w:rsidRDefault="007634A3" w:rsidP="007634A3">
      <w:r>
        <w:rPr>
          <w:rStyle w:val="CommentReference"/>
        </w:rPr>
        <w:annotationRef/>
      </w:r>
      <w:r>
        <w:rPr>
          <w:sz w:val="20"/>
          <w:szCs w:val="20"/>
        </w:rPr>
        <w:t>This data is master in Zenus' core banking system. Why would we provide this to you?</w:t>
      </w:r>
    </w:p>
  </w:comment>
  <w:comment w:id="44" w:author="ANGEL WESLEY" w:date="2026-02-27T01:16:00Z" w:initials="AW">
    <w:p w14:paraId="51EA849D" w14:textId="77777777" w:rsidR="00D4393C" w:rsidRDefault="00D4393C" w:rsidP="00D4393C">
      <w:pPr>
        <w:pStyle w:val="CommentText"/>
      </w:pPr>
      <w:r>
        <w:rPr>
          <w:rStyle w:val="CommentReference"/>
        </w:rPr>
        <w:annotationRef/>
      </w:r>
      <w:r>
        <w:t>Please update all fees to agreed commercial terms.</w:t>
      </w:r>
    </w:p>
  </w:comment>
  <w:comment w:id="50" w:author="ANGEL WESLEY" w:date="2026-02-27T01:17:00Z" w:initials="AW">
    <w:p w14:paraId="6904AF5B" w14:textId="77777777" w:rsidR="001F64FE" w:rsidRDefault="001F64FE" w:rsidP="001F64FE">
      <w:pPr>
        <w:pStyle w:val="CommentText"/>
      </w:pPr>
      <w:r>
        <w:rPr>
          <w:rStyle w:val="CommentReference"/>
        </w:rPr>
        <w:annotationRef/>
      </w:r>
      <w:r>
        <w:t>Please update all fees to agreed commercial terms.</w:t>
      </w:r>
    </w:p>
  </w:comment>
  <w:comment w:id="54" w:author="ANGEL WESLEY" w:date="2026-02-27T03:34:00Z" w:initials="AW">
    <w:p w14:paraId="7188FB6A" w14:textId="77777777" w:rsidR="006D3381" w:rsidRDefault="006D3381" w:rsidP="006D3381">
      <w:pPr>
        <w:pStyle w:val="CommentText"/>
      </w:pPr>
      <w:r>
        <w:rPr>
          <w:rStyle w:val="CommentReference"/>
        </w:rPr>
        <w:annotationRef/>
      </w:r>
      <w:r>
        <w:t>Provide the term commences on the date on which the Parties sign this Schedule if Cards will be part of any Program and renews/terminates at the same time as the FBO agreement.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655CAE" w15:done="0"/>
  <w15:commentEx w15:paraId="3EE1ABD0" w15:done="0"/>
  <w15:commentEx w15:paraId="1C8C0CE0" w15:done="0"/>
  <w15:commentEx w15:paraId="24872F22" w15:done="0"/>
  <w15:commentEx w15:paraId="4CE57EE8" w15:done="0"/>
  <w15:commentEx w15:paraId="50ADA45C" w15:done="0"/>
  <w15:commentEx w15:paraId="51EA849D" w15:done="0"/>
  <w15:commentEx w15:paraId="6904AF5B" w15:done="0"/>
  <w15:commentEx w15:paraId="7188FB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389983D" w16cex:dateUtc="2026-03-03T10:10:00Z"/>
  <w16cex:commentExtensible w16cex:durableId="5108BCFB" w16cex:dateUtc="2026-03-03T10:11:00Z"/>
  <w16cex:commentExtensible w16cex:durableId="771E6900" w16cex:dateUtc="2026-03-03T10:22:00Z"/>
  <w16cex:commentExtensible w16cex:durableId="35070979" w16cex:dateUtc="2026-03-03T10:28:00Z"/>
  <w16cex:commentExtensible w16cex:durableId="3E21C92E" w16cex:dateUtc="2026-03-03T10:29:00Z"/>
  <w16cex:commentExtensible w16cex:durableId="0CFAAE25" w16cex:dateUtc="2026-03-03T10:29:00Z"/>
  <w16cex:commentExtensible w16cex:durableId="60156B99" w16cex:dateUtc="2026-02-26T21:16:00Z"/>
  <w16cex:commentExtensible w16cex:durableId="4A461C30" w16cex:dateUtc="2026-02-26T21:17:00Z"/>
  <w16cex:commentExtensible w16cex:durableId="783CCE8C" w16cex:dateUtc="2026-02-26T23: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655CAE" w16cid:durableId="1389983D"/>
  <w16cid:commentId w16cid:paraId="3EE1ABD0" w16cid:durableId="5108BCFB"/>
  <w16cid:commentId w16cid:paraId="1C8C0CE0" w16cid:durableId="771E6900"/>
  <w16cid:commentId w16cid:paraId="24872F22" w16cid:durableId="35070979"/>
  <w16cid:commentId w16cid:paraId="4CE57EE8" w16cid:durableId="3E21C92E"/>
  <w16cid:commentId w16cid:paraId="50ADA45C" w16cid:durableId="0CFAAE25"/>
  <w16cid:commentId w16cid:paraId="51EA849D" w16cid:durableId="60156B99"/>
  <w16cid:commentId w16cid:paraId="6904AF5B" w16cid:durableId="4A461C30"/>
  <w16cid:commentId w16cid:paraId="7188FB6A" w16cid:durableId="783CCE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2831C8" w14:textId="77777777" w:rsidR="00BC195F" w:rsidRDefault="00BC195F">
      <w:r>
        <w:separator/>
      </w:r>
    </w:p>
  </w:endnote>
  <w:endnote w:type="continuationSeparator" w:id="0">
    <w:p w14:paraId="25C4F6D2" w14:textId="77777777" w:rsidR="00BC195F" w:rsidRDefault="00BC195F">
      <w:r>
        <w:continuationSeparator/>
      </w:r>
    </w:p>
  </w:endnote>
  <w:endnote w:type="continuationNotice" w:id="1">
    <w:p w14:paraId="283083F5" w14:textId="77777777" w:rsidR="00BC195F" w:rsidRDefault="00BC195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ERCUPRO-LIGHT">
    <w:altName w:val="Calibri"/>
    <w:charset w:val="4D"/>
    <w:family w:val="auto"/>
    <w:pitch w:val="variable"/>
    <w:sig w:usb0="800002AF" w:usb1="5000205B" w:usb2="00000000" w:usb3="00000000" w:csb0="00000097"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67" w14:textId="19B62ADE" w:rsidR="001D00B9" w:rsidRPr="00791FB1" w:rsidRDefault="001D00B9" w:rsidP="00791F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6D" w14:textId="3F8ABC86" w:rsidR="001D00B9" w:rsidRPr="00791FB1" w:rsidRDefault="001D00B9" w:rsidP="00791F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77" w14:textId="34227242" w:rsidR="001D00B9" w:rsidRPr="00D677D4" w:rsidRDefault="001D00B9" w:rsidP="00D677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83" w14:textId="3537EA6C" w:rsidR="001D00B9" w:rsidRPr="00D677D4" w:rsidRDefault="001D00B9" w:rsidP="00D677D4">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85" w14:textId="1FD7A148" w:rsidR="001D00B9" w:rsidRPr="00ED1899" w:rsidRDefault="001D00B9" w:rsidP="00ED189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87" w14:textId="49F3D8CD" w:rsidR="001D00B9" w:rsidRDefault="001D00B9">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8F" w14:textId="14A5E948" w:rsidR="001D00B9" w:rsidRDefault="001D00B9">
    <w:pPr>
      <w:pStyle w:val="BodyText"/>
      <w:spacing w:line="14" w:lineRule="auto"/>
      <w:rPr>
        <w:sz w:val="2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93" w14:textId="77777777" w:rsidR="001D00B9" w:rsidRPr="00ED1899" w:rsidRDefault="001D00B9" w:rsidP="00ED1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DA25D8" w14:textId="77777777" w:rsidR="00BC195F" w:rsidRDefault="00BC195F">
      <w:r>
        <w:separator/>
      </w:r>
    </w:p>
  </w:footnote>
  <w:footnote w:type="continuationSeparator" w:id="0">
    <w:p w14:paraId="7E96CE16" w14:textId="77777777" w:rsidR="00BC195F" w:rsidRDefault="00BC195F">
      <w:r>
        <w:continuationSeparator/>
      </w:r>
    </w:p>
  </w:footnote>
  <w:footnote w:type="continuationNotice" w:id="1">
    <w:p w14:paraId="48BCDECA" w14:textId="77777777" w:rsidR="00BC195F" w:rsidRDefault="00BC195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BFC92" w14:textId="77777777" w:rsidR="001D00B9" w:rsidRDefault="001D00B9">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24B31"/>
    <w:multiLevelType w:val="multilevel"/>
    <w:tmpl w:val="D19CD158"/>
    <w:lvl w:ilvl="0">
      <w:start w:val="2"/>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numFmt w:val="bullet"/>
      <w:lvlText w:val="•"/>
      <w:lvlJc w:val="left"/>
      <w:pPr>
        <w:ind w:left="2352" w:hanging="720"/>
      </w:pPr>
      <w:rPr>
        <w:rFonts w:hint="default"/>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 w15:restartNumberingAfterBreak="0">
    <w:nsid w:val="05787247"/>
    <w:multiLevelType w:val="hybridMultilevel"/>
    <w:tmpl w:val="F904AADA"/>
    <w:lvl w:ilvl="0" w:tplc="3A3C69E0">
      <w:start w:val="1"/>
      <w:numFmt w:val="decimal"/>
      <w:lvlText w:val="%1."/>
      <w:lvlJc w:val="left"/>
      <w:pPr>
        <w:ind w:left="940" w:hanging="720"/>
      </w:pPr>
      <w:rPr>
        <w:rFonts w:ascii="Calibri" w:eastAsia="Times New Roman" w:hAnsi="Calibri" w:cs="Calibri" w:hint="default"/>
        <w:b/>
        <w:bCs/>
        <w:i w:val="0"/>
        <w:iCs w:val="0"/>
        <w:w w:val="100"/>
        <w:sz w:val="22"/>
        <w:szCs w:val="22"/>
        <w:lang w:val="en-US" w:eastAsia="en-US" w:bidi="ar-SA"/>
      </w:rPr>
    </w:lvl>
    <w:lvl w:ilvl="1" w:tplc="03C2AD18">
      <w:start w:val="1"/>
      <w:numFmt w:val="lowerLetter"/>
      <w:lvlText w:val="(%2)"/>
      <w:lvlJc w:val="left"/>
      <w:pPr>
        <w:ind w:left="1660" w:hanging="720"/>
      </w:pPr>
      <w:rPr>
        <w:rFonts w:asciiTheme="minorHAnsi" w:eastAsia="Times New Roman" w:hAnsiTheme="minorHAnsi" w:cstheme="minorHAnsi" w:hint="default"/>
        <w:b w:val="0"/>
        <w:bCs w:val="0"/>
        <w:i w:val="0"/>
        <w:iCs w:val="0"/>
        <w:w w:val="100"/>
        <w:sz w:val="22"/>
        <w:szCs w:val="22"/>
        <w:lang w:val="en-US" w:eastAsia="en-US" w:bidi="ar-SA"/>
      </w:rPr>
    </w:lvl>
    <w:lvl w:ilvl="2" w:tplc="9F88D6AA">
      <w:numFmt w:val="bullet"/>
      <w:lvlText w:val="•"/>
      <w:lvlJc w:val="left"/>
      <w:pPr>
        <w:ind w:left="2684" w:hanging="720"/>
      </w:pPr>
      <w:rPr>
        <w:rFonts w:hint="default"/>
        <w:lang w:val="en-US" w:eastAsia="en-US" w:bidi="ar-SA"/>
      </w:rPr>
    </w:lvl>
    <w:lvl w:ilvl="3" w:tplc="BBA40CBA">
      <w:numFmt w:val="bullet"/>
      <w:lvlText w:val="•"/>
      <w:lvlJc w:val="left"/>
      <w:pPr>
        <w:ind w:left="3708" w:hanging="720"/>
      </w:pPr>
      <w:rPr>
        <w:rFonts w:hint="default"/>
        <w:lang w:val="en-US" w:eastAsia="en-US" w:bidi="ar-SA"/>
      </w:rPr>
    </w:lvl>
    <w:lvl w:ilvl="4" w:tplc="786899DE">
      <w:numFmt w:val="bullet"/>
      <w:lvlText w:val="•"/>
      <w:lvlJc w:val="left"/>
      <w:pPr>
        <w:ind w:left="4733" w:hanging="720"/>
      </w:pPr>
      <w:rPr>
        <w:rFonts w:hint="default"/>
        <w:lang w:val="en-US" w:eastAsia="en-US" w:bidi="ar-SA"/>
      </w:rPr>
    </w:lvl>
    <w:lvl w:ilvl="5" w:tplc="46A237B6">
      <w:numFmt w:val="bullet"/>
      <w:lvlText w:val="•"/>
      <w:lvlJc w:val="left"/>
      <w:pPr>
        <w:ind w:left="5757" w:hanging="720"/>
      </w:pPr>
      <w:rPr>
        <w:rFonts w:hint="default"/>
        <w:lang w:val="en-US" w:eastAsia="en-US" w:bidi="ar-SA"/>
      </w:rPr>
    </w:lvl>
    <w:lvl w:ilvl="6" w:tplc="A89E660E">
      <w:numFmt w:val="bullet"/>
      <w:lvlText w:val="•"/>
      <w:lvlJc w:val="left"/>
      <w:pPr>
        <w:ind w:left="6782" w:hanging="720"/>
      </w:pPr>
      <w:rPr>
        <w:rFonts w:hint="default"/>
        <w:lang w:val="en-US" w:eastAsia="en-US" w:bidi="ar-SA"/>
      </w:rPr>
    </w:lvl>
    <w:lvl w:ilvl="7" w:tplc="AADC3724">
      <w:numFmt w:val="bullet"/>
      <w:lvlText w:val="•"/>
      <w:lvlJc w:val="left"/>
      <w:pPr>
        <w:ind w:left="7806" w:hanging="720"/>
      </w:pPr>
      <w:rPr>
        <w:rFonts w:hint="default"/>
        <w:lang w:val="en-US" w:eastAsia="en-US" w:bidi="ar-SA"/>
      </w:rPr>
    </w:lvl>
    <w:lvl w:ilvl="8" w:tplc="BFCC99C6">
      <w:numFmt w:val="bullet"/>
      <w:lvlText w:val="•"/>
      <w:lvlJc w:val="left"/>
      <w:pPr>
        <w:ind w:left="8831" w:hanging="720"/>
      </w:pPr>
      <w:rPr>
        <w:rFonts w:hint="default"/>
        <w:lang w:val="en-US" w:eastAsia="en-US" w:bidi="ar-SA"/>
      </w:rPr>
    </w:lvl>
  </w:abstractNum>
  <w:abstractNum w:abstractNumId="2" w15:restartNumberingAfterBreak="0">
    <w:nsid w:val="0A5E761E"/>
    <w:multiLevelType w:val="hybridMultilevel"/>
    <w:tmpl w:val="12EAFB86"/>
    <w:lvl w:ilvl="0" w:tplc="E1E0D672">
      <w:start w:val="1"/>
      <w:numFmt w:val="lowerLetter"/>
      <w:lvlText w:val="(%1)"/>
      <w:lvlJc w:val="left"/>
      <w:pPr>
        <w:ind w:left="940" w:hanging="720"/>
      </w:pPr>
      <w:rPr>
        <w:rFonts w:ascii="Calibri" w:eastAsia="Times New Roman" w:hAnsi="Calibri" w:cs="Calibri" w:hint="default"/>
        <w:b w:val="0"/>
        <w:bCs w:val="0"/>
        <w:i w:val="0"/>
        <w:iCs w:val="0"/>
        <w:w w:val="100"/>
        <w:sz w:val="22"/>
        <w:szCs w:val="22"/>
        <w:lang w:val="en-US" w:eastAsia="en-US" w:bidi="ar-SA"/>
      </w:rPr>
    </w:lvl>
    <w:lvl w:ilvl="1" w:tplc="DB32BF60">
      <w:start w:val="1"/>
      <w:numFmt w:val="decimal"/>
      <w:lvlText w:val="%2."/>
      <w:lvlJc w:val="left"/>
      <w:pPr>
        <w:ind w:left="940" w:hanging="360"/>
      </w:pPr>
      <w:rPr>
        <w:rFonts w:asciiTheme="minorHAnsi" w:eastAsia="Times New Roman" w:hAnsiTheme="minorHAnsi" w:cstheme="minorHAnsi" w:hint="default"/>
        <w:b w:val="0"/>
        <w:bCs w:val="0"/>
        <w:i w:val="0"/>
        <w:iCs w:val="0"/>
        <w:w w:val="100"/>
        <w:sz w:val="22"/>
        <w:szCs w:val="22"/>
        <w:lang w:val="en-US" w:eastAsia="en-US" w:bidi="ar-SA"/>
      </w:rPr>
    </w:lvl>
    <w:lvl w:ilvl="2" w:tplc="7D80287E">
      <w:numFmt w:val="bullet"/>
      <w:lvlText w:val="•"/>
      <w:lvlJc w:val="left"/>
      <w:pPr>
        <w:ind w:left="2928" w:hanging="360"/>
      </w:pPr>
      <w:rPr>
        <w:rFonts w:hint="default"/>
        <w:lang w:val="en-US" w:eastAsia="en-US" w:bidi="ar-SA"/>
      </w:rPr>
    </w:lvl>
    <w:lvl w:ilvl="3" w:tplc="B17A2A58">
      <w:numFmt w:val="bullet"/>
      <w:lvlText w:val="•"/>
      <w:lvlJc w:val="left"/>
      <w:pPr>
        <w:ind w:left="3922" w:hanging="360"/>
      </w:pPr>
      <w:rPr>
        <w:rFonts w:hint="default"/>
        <w:lang w:val="en-US" w:eastAsia="en-US" w:bidi="ar-SA"/>
      </w:rPr>
    </w:lvl>
    <w:lvl w:ilvl="4" w:tplc="DC9E494C">
      <w:numFmt w:val="bullet"/>
      <w:lvlText w:val="•"/>
      <w:lvlJc w:val="left"/>
      <w:pPr>
        <w:ind w:left="4916" w:hanging="360"/>
      </w:pPr>
      <w:rPr>
        <w:rFonts w:hint="default"/>
        <w:lang w:val="en-US" w:eastAsia="en-US" w:bidi="ar-SA"/>
      </w:rPr>
    </w:lvl>
    <w:lvl w:ilvl="5" w:tplc="418019A8">
      <w:numFmt w:val="bullet"/>
      <w:lvlText w:val="•"/>
      <w:lvlJc w:val="left"/>
      <w:pPr>
        <w:ind w:left="5910" w:hanging="360"/>
      </w:pPr>
      <w:rPr>
        <w:rFonts w:hint="default"/>
        <w:lang w:val="en-US" w:eastAsia="en-US" w:bidi="ar-SA"/>
      </w:rPr>
    </w:lvl>
    <w:lvl w:ilvl="6" w:tplc="9BC44B9C">
      <w:numFmt w:val="bullet"/>
      <w:lvlText w:val="•"/>
      <w:lvlJc w:val="left"/>
      <w:pPr>
        <w:ind w:left="6904" w:hanging="360"/>
      </w:pPr>
      <w:rPr>
        <w:rFonts w:hint="default"/>
        <w:lang w:val="en-US" w:eastAsia="en-US" w:bidi="ar-SA"/>
      </w:rPr>
    </w:lvl>
    <w:lvl w:ilvl="7" w:tplc="245AF770">
      <w:numFmt w:val="bullet"/>
      <w:lvlText w:val="•"/>
      <w:lvlJc w:val="left"/>
      <w:pPr>
        <w:ind w:left="7898" w:hanging="360"/>
      </w:pPr>
      <w:rPr>
        <w:rFonts w:hint="default"/>
        <w:lang w:val="en-US" w:eastAsia="en-US" w:bidi="ar-SA"/>
      </w:rPr>
    </w:lvl>
    <w:lvl w:ilvl="8" w:tplc="16703E84">
      <w:numFmt w:val="bullet"/>
      <w:lvlText w:val="•"/>
      <w:lvlJc w:val="left"/>
      <w:pPr>
        <w:ind w:left="8892" w:hanging="360"/>
      </w:pPr>
      <w:rPr>
        <w:rFonts w:hint="default"/>
        <w:lang w:val="en-US" w:eastAsia="en-US" w:bidi="ar-SA"/>
      </w:rPr>
    </w:lvl>
  </w:abstractNum>
  <w:abstractNum w:abstractNumId="3" w15:restartNumberingAfterBreak="0">
    <w:nsid w:val="10B469B8"/>
    <w:multiLevelType w:val="multilevel"/>
    <w:tmpl w:val="2B7A7684"/>
    <w:lvl w:ilvl="0">
      <w:start w:val="8"/>
      <w:numFmt w:val="decimal"/>
      <w:lvlText w:val="%1"/>
      <w:lvlJc w:val="left"/>
      <w:pPr>
        <w:ind w:left="310" w:hanging="630"/>
      </w:pPr>
      <w:rPr>
        <w:rFonts w:hint="default"/>
        <w:lang w:val="en-US" w:eastAsia="en-US" w:bidi="ar-SA"/>
      </w:rPr>
    </w:lvl>
    <w:lvl w:ilvl="1">
      <w:start w:val="1"/>
      <w:numFmt w:val="decimal"/>
      <w:lvlText w:val="%1.%2"/>
      <w:lvlJc w:val="left"/>
      <w:pPr>
        <w:ind w:left="310" w:hanging="630"/>
        <w:jc w:val="right"/>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numFmt w:val="bullet"/>
      <w:lvlText w:val="•"/>
      <w:lvlJc w:val="left"/>
      <w:pPr>
        <w:ind w:left="3442" w:hanging="720"/>
      </w:pPr>
      <w:rPr>
        <w:rFonts w:hint="default"/>
        <w:lang w:val="en-US" w:eastAsia="en-US" w:bidi="ar-SA"/>
      </w:rPr>
    </w:lvl>
    <w:lvl w:ilvl="4">
      <w:numFmt w:val="bullet"/>
      <w:lvlText w:val="•"/>
      <w:lvlJc w:val="left"/>
      <w:pPr>
        <w:ind w:left="4505" w:hanging="720"/>
      </w:pPr>
      <w:rPr>
        <w:rFonts w:hint="default"/>
        <w:lang w:val="en-US" w:eastAsia="en-US" w:bidi="ar-SA"/>
      </w:rPr>
    </w:lvl>
    <w:lvl w:ilvl="5">
      <w:numFmt w:val="bullet"/>
      <w:lvlText w:val="•"/>
      <w:lvlJc w:val="left"/>
      <w:pPr>
        <w:ind w:left="5567" w:hanging="720"/>
      </w:pPr>
      <w:rPr>
        <w:rFonts w:hint="default"/>
        <w:lang w:val="en-US" w:eastAsia="en-US" w:bidi="ar-SA"/>
      </w:rPr>
    </w:lvl>
    <w:lvl w:ilvl="6">
      <w:numFmt w:val="bullet"/>
      <w:lvlText w:val="•"/>
      <w:lvlJc w:val="left"/>
      <w:pPr>
        <w:ind w:left="6630" w:hanging="720"/>
      </w:pPr>
      <w:rPr>
        <w:rFonts w:hint="default"/>
        <w:lang w:val="en-US" w:eastAsia="en-US" w:bidi="ar-SA"/>
      </w:rPr>
    </w:lvl>
    <w:lvl w:ilvl="7">
      <w:numFmt w:val="bullet"/>
      <w:lvlText w:val="•"/>
      <w:lvlJc w:val="left"/>
      <w:pPr>
        <w:ind w:left="7692" w:hanging="720"/>
      </w:pPr>
      <w:rPr>
        <w:rFonts w:hint="default"/>
        <w:lang w:val="en-US" w:eastAsia="en-US" w:bidi="ar-SA"/>
      </w:rPr>
    </w:lvl>
    <w:lvl w:ilvl="8">
      <w:numFmt w:val="bullet"/>
      <w:lvlText w:val="•"/>
      <w:lvlJc w:val="left"/>
      <w:pPr>
        <w:ind w:left="8755" w:hanging="720"/>
      </w:pPr>
      <w:rPr>
        <w:rFonts w:hint="default"/>
        <w:lang w:val="en-US" w:eastAsia="en-US" w:bidi="ar-SA"/>
      </w:rPr>
    </w:lvl>
  </w:abstractNum>
  <w:abstractNum w:abstractNumId="4" w15:restartNumberingAfterBreak="0">
    <w:nsid w:val="1749132A"/>
    <w:multiLevelType w:val="hybridMultilevel"/>
    <w:tmpl w:val="3D9884B2"/>
    <w:lvl w:ilvl="0" w:tplc="26BE9CFC">
      <w:start w:val="1"/>
      <w:numFmt w:val="lowerLetter"/>
      <w:lvlText w:val="%1."/>
      <w:lvlJc w:val="left"/>
      <w:pPr>
        <w:ind w:left="1300" w:hanging="720"/>
      </w:pPr>
      <w:rPr>
        <w:rFonts w:ascii="Calibri" w:eastAsia="Times New Roman" w:hAnsi="Calibri" w:cs="Calibri" w:hint="default"/>
        <w:b w:val="0"/>
        <w:bCs w:val="0"/>
        <w:i w:val="0"/>
        <w:iCs w:val="0"/>
        <w:w w:val="100"/>
        <w:sz w:val="22"/>
        <w:szCs w:val="22"/>
        <w:lang w:val="en-US" w:eastAsia="en-US" w:bidi="ar-SA"/>
      </w:rPr>
    </w:lvl>
    <w:lvl w:ilvl="1" w:tplc="00BCAC5A">
      <w:numFmt w:val="bullet"/>
      <w:lvlText w:val="•"/>
      <w:lvlJc w:val="left"/>
      <w:pPr>
        <w:ind w:left="2258" w:hanging="720"/>
      </w:pPr>
      <w:rPr>
        <w:rFonts w:hint="default"/>
        <w:lang w:val="en-US" w:eastAsia="en-US" w:bidi="ar-SA"/>
      </w:rPr>
    </w:lvl>
    <w:lvl w:ilvl="2" w:tplc="9A764D6E">
      <w:numFmt w:val="bullet"/>
      <w:lvlText w:val="•"/>
      <w:lvlJc w:val="left"/>
      <w:pPr>
        <w:ind w:left="3216" w:hanging="720"/>
      </w:pPr>
      <w:rPr>
        <w:rFonts w:hint="default"/>
        <w:lang w:val="en-US" w:eastAsia="en-US" w:bidi="ar-SA"/>
      </w:rPr>
    </w:lvl>
    <w:lvl w:ilvl="3" w:tplc="E968D604">
      <w:numFmt w:val="bullet"/>
      <w:lvlText w:val="•"/>
      <w:lvlJc w:val="left"/>
      <w:pPr>
        <w:ind w:left="4174" w:hanging="720"/>
      </w:pPr>
      <w:rPr>
        <w:rFonts w:hint="default"/>
        <w:lang w:val="en-US" w:eastAsia="en-US" w:bidi="ar-SA"/>
      </w:rPr>
    </w:lvl>
    <w:lvl w:ilvl="4" w:tplc="F894E13E">
      <w:numFmt w:val="bullet"/>
      <w:lvlText w:val="•"/>
      <w:lvlJc w:val="left"/>
      <w:pPr>
        <w:ind w:left="5132" w:hanging="720"/>
      </w:pPr>
      <w:rPr>
        <w:rFonts w:hint="default"/>
        <w:lang w:val="en-US" w:eastAsia="en-US" w:bidi="ar-SA"/>
      </w:rPr>
    </w:lvl>
    <w:lvl w:ilvl="5" w:tplc="846A59BE">
      <w:numFmt w:val="bullet"/>
      <w:lvlText w:val="•"/>
      <w:lvlJc w:val="left"/>
      <w:pPr>
        <w:ind w:left="6090" w:hanging="720"/>
      </w:pPr>
      <w:rPr>
        <w:rFonts w:hint="default"/>
        <w:lang w:val="en-US" w:eastAsia="en-US" w:bidi="ar-SA"/>
      </w:rPr>
    </w:lvl>
    <w:lvl w:ilvl="6" w:tplc="34CCC0A0">
      <w:numFmt w:val="bullet"/>
      <w:lvlText w:val="•"/>
      <w:lvlJc w:val="left"/>
      <w:pPr>
        <w:ind w:left="7048" w:hanging="720"/>
      </w:pPr>
      <w:rPr>
        <w:rFonts w:hint="default"/>
        <w:lang w:val="en-US" w:eastAsia="en-US" w:bidi="ar-SA"/>
      </w:rPr>
    </w:lvl>
    <w:lvl w:ilvl="7" w:tplc="5616E9F4">
      <w:numFmt w:val="bullet"/>
      <w:lvlText w:val="•"/>
      <w:lvlJc w:val="left"/>
      <w:pPr>
        <w:ind w:left="8006" w:hanging="720"/>
      </w:pPr>
      <w:rPr>
        <w:rFonts w:hint="default"/>
        <w:lang w:val="en-US" w:eastAsia="en-US" w:bidi="ar-SA"/>
      </w:rPr>
    </w:lvl>
    <w:lvl w:ilvl="8" w:tplc="B9EE600E">
      <w:numFmt w:val="bullet"/>
      <w:lvlText w:val="•"/>
      <w:lvlJc w:val="left"/>
      <w:pPr>
        <w:ind w:left="8964" w:hanging="720"/>
      </w:pPr>
      <w:rPr>
        <w:rFonts w:hint="default"/>
        <w:lang w:val="en-US" w:eastAsia="en-US" w:bidi="ar-SA"/>
      </w:rPr>
    </w:lvl>
  </w:abstractNum>
  <w:abstractNum w:abstractNumId="5" w15:restartNumberingAfterBreak="0">
    <w:nsid w:val="199A694B"/>
    <w:multiLevelType w:val="hybridMultilevel"/>
    <w:tmpl w:val="794CFEA8"/>
    <w:lvl w:ilvl="0" w:tplc="F7F4E5AE">
      <w:numFmt w:val="bullet"/>
      <w:lvlText w:val="o"/>
      <w:lvlJc w:val="left"/>
      <w:pPr>
        <w:ind w:left="940" w:hanging="360"/>
      </w:pPr>
      <w:rPr>
        <w:rFonts w:ascii="Courier New" w:eastAsia="Courier New" w:hAnsi="Courier New" w:cs="Courier New" w:hint="default"/>
        <w:b w:val="0"/>
        <w:bCs w:val="0"/>
        <w:i w:val="0"/>
        <w:iCs w:val="0"/>
        <w:w w:val="100"/>
        <w:sz w:val="24"/>
        <w:szCs w:val="24"/>
        <w:lang w:val="en-US" w:eastAsia="en-US" w:bidi="ar-SA"/>
      </w:rPr>
    </w:lvl>
    <w:lvl w:ilvl="1" w:tplc="FAA42552">
      <w:numFmt w:val="bullet"/>
      <w:lvlText w:val="•"/>
      <w:lvlJc w:val="left"/>
      <w:pPr>
        <w:ind w:left="1934" w:hanging="360"/>
      </w:pPr>
      <w:rPr>
        <w:rFonts w:hint="default"/>
        <w:lang w:val="en-US" w:eastAsia="en-US" w:bidi="ar-SA"/>
      </w:rPr>
    </w:lvl>
    <w:lvl w:ilvl="2" w:tplc="2FA07282">
      <w:numFmt w:val="bullet"/>
      <w:lvlText w:val="•"/>
      <w:lvlJc w:val="left"/>
      <w:pPr>
        <w:ind w:left="2928" w:hanging="360"/>
      </w:pPr>
      <w:rPr>
        <w:rFonts w:hint="default"/>
        <w:lang w:val="en-US" w:eastAsia="en-US" w:bidi="ar-SA"/>
      </w:rPr>
    </w:lvl>
    <w:lvl w:ilvl="3" w:tplc="7F94C116">
      <w:numFmt w:val="bullet"/>
      <w:lvlText w:val="•"/>
      <w:lvlJc w:val="left"/>
      <w:pPr>
        <w:ind w:left="3922" w:hanging="360"/>
      </w:pPr>
      <w:rPr>
        <w:rFonts w:hint="default"/>
        <w:lang w:val="en-US" w:eastAsia="en-US" w:bidi="ar-SA"/>
      </w:rPr>
    </w:lvl>
    <w:lvl w:ilvl="4" w:tplc="18666866">
      <w:numFmt w:val="bullet"/>
      <w:lvlText w:val="•"/>
      <w:lvlJc w:val="left"/>
      <w:pPr>
        <w:ind w:left="4916" w:hanging="360"/>
      </w:pPr>
      <w:rPr>
        <w:rFonts w:hint="default"/>
        <w:lang w:val="en-US" w:eastAsia="en-US" w:bidi="ar-SA"/>
      </w:rPr>
    </w:lvl>
    <w:lvl w:ilvl="5" w:tplc="920407FE">
      <w:numFmt w:val="bullet"/>
      <w:lvlText w:val="•"/>
      <w:lvlJc w:val="left"/>
      <w:pPr>
        <w:ind w:left="5910" w:hanging="360"/>
      </w:pPr>
      <w:rPr>
        <w:rFonts w:hint="default"/>
        <w:lang w:val="en-US" w:eastAsia="en-US" w:bidi="ar-SA"/>
      </w:rPr>
    </w:lvl>
    <w:lvl w:ilvl="6" w:tplc="11228DAA">
      <w:numFmt w:val="bullet"/>
      <w:lvlText w:val="•"/>
      <w:lvlJc w:val="left"/>
      <w:pPr>
        <w:ind w:left="6904" w:hanging="360"/>
      </w:pPr>
      <w:rPr>
        <w:rFonts w:hint="default"/>
        <w:lang w:val="en-US" w:eastAsia="en-US" w:bidi="ar-SA"/>
      </w:rPr>
    </w:lvl>
    <w:lvl w:ilvl="7" w:tplc="2A7A0A94">
      <w:numFmt w:val="bullet"/>
      <w:lvlText w:val="•"/>
      <w:lvlJc w:val="left"/>
      <w:pPr>
        <w:ind w:left="7898" w:hanging="360"/>
      </w:pPr>
      <w:rPr>
        <w:rFonts w:hint="default"/>
        <w:lang w:val="en-US" w:eastAsia="en-US" w:bidi="ar-SA"/>
      </w:rPr>
    </w:lvl>
    <w:lvl w:ilvl="8" w:tplc="30D487CC">
      <w:numFmt w:val="bullet"/>
      <w:lvlText w:val="•"/>
      <w:lvlJc w:val="left"/>
      <w:pPr>
        <w:ind w:left="8892" w:hanging="360"/>
      </w:pPr>
      <w:rPr>
        <w:rFonts w:hint="default"/>
        <w:lang w:val="en-US" w:eastAsia="en-US" w:bidi="ar-SA"/>
      </w:rPr>
    </w:lvl>
  </w:abstractNum>
  <w:abstractNum w:abstractNumId="6" w15:restartNumberingAfterBreak="0">
    <w:nsid w:val="1A3802D1"/>
    <w:multiLevelType w:val="hybridMultilevel"/>
    <w:tmpl w:val="649C1DB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E4FCC"/>
    <w:multiLevelType w:val="hybridMultilevel"/>
    <w:tmpl w:val="5CC0895E"/>
    <w:lvl w:ilvl="0" w:tplc="C1A4567A">
      <w:start w:val="1"/>
      <w:numFmt w:val="lowerRoman"/>
      <w:lvlText w:val="(%1)"/>
      <w:lvlJc w:val="left"/>
      <w:pPr>
        <w:ind w:left="220" w:hanging="288"/>
      </w:pPr>
      <w:rPr>
        <w:rFonts w:ascii="Times New Roman" w:eastAsia="Times New Roman" w:hAnsi="Times New Roman" w:cs="Times New Roman" w:hint="default"/>
        <w:b w:val="0"/>
        <w:bCs w:val="0"/>
        <w:i w:val="0"/>
        <w:iCs w:val="0"/>
        <w:w w:val="100"/>
        <w:sz w:val="24"/>
        <w:szCs w:val="24"/>
        <w:lang w:val="en-US" w:eastAsia="en-US" w:bidi="ar-SA"/>
      </w:rPr>
    </w:lvl>
    <w:lvl w:ilvl="1" w:tplc="5C64C6E6">
      <w:start w:val="1"/>
      <w:numFmt w:val="lowerLetter"/>
      <w:lvlText w:val="%2."/>
      <w:lvlJc w:val="left"/>
      <w:pPr>
        <w:ind w:left="940" w:hanging="720"/>
        <w:jc w:val="right"/>
      </w:pPr>
      <w:rPr>
        <w:rFonts w:ascii="Calibri" w:eastAsia="Times New Roman" w:hAnsi="Calibri" w:cs="Calibri" w:hint="default"/>
        <w:b w:val="0"/>
        <w:bCs w:val="0"/>
        <w:i w:val="0"/>
        <w:iCs w:val="0"/>
        <w:w w:val="100"/>
        <w:sz w:val="22"/>
        <w:szCs w:val="22"/>
        <w:lang w:val="en-US" w:eastAsia="en-US" w:bidi="ar-SA"/>
      </w:rPr>
    </w:lvl>
    <w:lvl w:ilvl="2" w:tplc="A6C0B178">
      <w:numFmt w:val="bullet"/>
      <w:lvlText w:val="•"/>
      <w:lvlJc w:val="left"/>
      <w:pPr>
        <w:ind w:left="1884" w:hanging="720"/>
      </w:pPr>
      <w:rPr>
        <w:rFonts w:hint="default"/>
        <w:lang w:val="en-US" w:eastAsia="en-US" w:bidi="ar-SA"/>
      </w:rPr>
    </w:lvl>
    <w:lvl w:ilvl="3" w:tplc="CB90E04E">
      <w:numFmt w:val="bullet"/>
      <w:lvlText w:val="•"/>
      <w:lvlJc w:val="left"/>
      <w:pPr>
        <w:ind w:left="2828" w:hanging="720"/>
      </w:pPr>
      <w:rPr>
        <w:rFonts w:hint="default"/>
        <w:lang w:val="en-US" w:eastAsia="en-US" w:bidi="ar-SA"/>
      </w:rPr>
    </w:lvl>
    <w:lvl w:ilvl="4" w:tplc="D39A7A8C">
      <w:numFmt w:val="bullet"/>
      <w:lvlText w:val="•"/>
      <w:lvlJc w:val="left"/>
      <w:pPr>
        <w:ind w:left="3773" w:hanging="720"/>
      </w:pPr>
      <w:rPr>
        <w:rFonts w:hint="default"/>
        <w:lang w:val="en-US" w:eastAsia="en-US" w:bidi="ar-SA"/>
      </w:rPr>
    </w:lvl>
    <w:lvl w:ilvl="5" w:tplc="AA22473C">
      <w:numFmt w:val="bullet"/>
      <w:lvlText w:val="•"/>
      <w:lvlJc w:val="left"/>
      <w:pPr>
        <w:ind w:left="4717" w:hanging="720"/>
      </w:pPr>
      <w:rPr>
        <w:rFonts w:hint="default"/>
        <w:lang w:val="en-US" w:eastAsia="en-US" w:bidi="ar-SA"/>
      </w:rPr>
    </w:lvl>
    <w:lvl w:ilvl="6" w:tplc="1AE64A24">
      <w:numFmt w:val="bullet"/>
      <w:lvlText w:val="•"/>
      <w:lvlJc w:val="left"/>
      <w:pPr>
        <w:ind w:left="5662" w:hanging="720"/>
      </w:pPr>
      <w:rPr>
        <w:rFonts w:hint="default"/>
        <w:lang w:val="en-US" w:eastAsia="en-US" w:bidi="ar-SA"/>
      </w:rPr>
    </w:lvl>
    <w:lvl w:ilvl="7" w:tplc="A88439DE">
      <w:numFmt w:val="bullet"/>
      <w:lvlText w:val="•"/>
      <w:lvlJc w:val="left"/>
      <w:pPr>
        <w:ind w:left="6606" w:hanging="720"/>
      </w:pPr>
      <w:rPr>
        <w:rFonts w:hint="default"/>
        <w:lang w:val="en-US" w:eastAsia="en-US" w:bidi="ar-SA"/>
      </w:rPr>
    </w:lvl>
    <w:lvl w:ilvl="8" w:tplc="7AA45EF8">
      <w:numFmt w:val="bullet"/>
      <w:lvlText w:val="•"/>
      <w:lvlJc w:val="left"/>
      <w:pPr>
        <w:ind w:left="7551" w:hanging="720"/>
      </w:pPr>
      <w:rPr>
        <w:rFonts w:hint="default"/>
        <w:lang w:val="en-US" w:eastAsia="en-US" w:bidi="ar-SA"/>
      </w:rPr>
    </w:lvl>
  </w:abstractNum>
  <w:abstractNum w:abstractNumId="8" w15:restartNumberingAfterBreak="0">
    <w:nsid w:val="24020BA9"/>
    <w:multiLevelType w:val="hybridMultilevel"/>
    <w:tmpl w:val="FA5C1EDA"/>
    <w:lvl w:ilvl="0" w:tplc="2DEC3512">
      <w:start w:val="1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5F37C6"/>
    <w:multiLevelType w:val="multilevel"/>
    <w:tmpl w:val="11261BAA"/>
    <w:lvl w:ilvl="0">
      <w:start w:val="11"/>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Theme="minorHAnsi" w:eastAsia="Times New Roman" w:hAnsiTheme="minorHAnsi" w:cstheme="minorHAnsi" w:hint="default"/>
        <w:b w:val="0"/>
        <w:bCs w:val="0"/>
        <w:i w:val="0"/>
        <w:iCs w:val="0"/>
        <w:w w:val="100"/>
        <w:sz w:val="22"/>
        <w:szCs w:val="22"/>
        <w:lang w:val="en-US" w:eastAsia="en-US" w:bidi="ar-SA"/>
      </w:rPr>
    </w:lvl>
    <w:lvl w:ilvl="3">
      <w:start w:val="1"/>
      <w:numFmt w:val="lowerRoman"/>
      <w:lvlText w:val="%4."/>
      <w:lvlJc w:val="left"/>
      <w:pPr>
        <w:ind w:left="940" w:hanging="720"/>
      </w:pPr>
      <w:rPr>
        <w:rFonts w:ascii="Calibri" w:eastAsia="Times New Roman" w:hAnsi="Calibri" w:cs="Calibri" w:hint="default"/>
        <w:b w:val="0"/>
        <w:bCs w:val="0"/>
        <w:i w:val="0"/>
        <w:iCs w:val="0"/>
        <w:w w:val="100"/>
        <w:sz w:val="22"/>
        <w:szCs w:val="22"/>
        <w:lang w:val="en-US" w:eastAsia="en-US" w:bidi="ar-SA"/>
      </w:rPr>
    </w:lvl>
    <w:lvl w:ilvl="4">
      <w:numFmt w:val="bullet"/>
      <w:lvlText w:val="•"/>
      <w:lvlJc w:val="left"/>
      <w:pPr>
        <w:ind w:left="4253" w:hanging="720"/>
      </w:pPr>
      <w:rPr>
        <w:rFonts w:hint="default"/>
        <w:lang w:val="en-US" w:eastAsia="en-US" w:bidi="ar-SA"/>
      </w:rPr>
    </w:lvl>
    <w:lvl w:ilvl="5">
      <w:numFmt w:val="bullet"/>
      <w:lvlText w:val="•"/>
      <w:lvlJc w:val="left"/>
      <w:pPr>
        <w:ind w:left="5357" w:hanging="720"/>
      </w:pPr>
      <w:rPr>
        <w:rFonts w:hint="default"/>
        <w:lang w:val="en-US" w:eastAsia="en-US" w:bidi="ar-SA"/>
      </w:rPr>
    </w:lvl>
    <w:lvl w:ilvl="6">
      <w:numFmt w:val="bullet"/>
      <w:lvlText w:val="•"/>
      <w:lvlJc w:val="left"/>
      <w:pPr>
        <w:ind w:left="6462" w:hanging="720"/>
      </w:pPr>
      <w:rPr>
        <w:rFonts w:hint="default"/>
        <w:lang w:val="en-US" w:eastAsia="en-US" w:bidi="ar-SA"/>
      </w:rPr>
    </w:lvl>
    <w:lvl w:ilvl="7">
      <w:numFmt w:val="bullet"/>
      <w:lvlText w:val="•"/>
      <w:lvlJc w:val="left"/>
      <w:pPr>
        <w:ind w:left="7566" w:hanging="720"/>
      </w:pPr>
      <w:rPr>
        <w:rFonts w:hint="default"/>
        <w:lang w:val="en-US" w:eastAsia="en-US" w:bidi="ar-SA"/>
      </w:rPr>
    </w:lvl>
    <w:lvl w:ilvl="8">
      <w:numFmt w:val="bullet"/>
      <w:lvlText w:val="•"/>
      <w:lvlJc w:val="left"/>
      <w:pPr>
        <w:ind w:left="8671" w:hanging="720"/>
      </w:pPr>
      <w:rPr>
        <w:rFonts w:hint="default"/>
        <w:lang w:val="en-US" w:eastAsia="en-US" w:bidi="ar-SA"/>
      </w:rPr>
    </w:lvl>
  </w:abstractNum>
  <w:abstractNum w:abstractNumId="10" w15:restartNumberingAfterBreak="0">
    <w:nsid w:val="2982298A"/>
    <w:multiLevelType w:val="hybridMultilevel"/>
    <w:tmpl w:val="A5F4EAFE"/>
    <w:lvl w:ilvl="0" w:tplc="0B5C365E">
      <w:start w:val="4"/>
      <w:numFmt w:val="lowerLetter"/>
      <w:lvlText w:val="%1."/>
      <w:lvlJc w:val="left"/>
      <w:pPr>
        <w:ind w:left="764" w:hanging="360"/>
      </w:pPr>
      <w:rPr>
        <w:rFonts w:hint="default"/>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11" w15:restartNumberingAfterBreak="0">
    <w:nsid w:val="29A85E2F"/>
    <w:multiLevelType w:val="multilevel"/>
    <w:tmpl w:val="DC3ED926"/>
    <w:lvl w:ilvl="0">
      <w:start w:val="15"/>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Theme="minorHAnsi" w:eastAsia="Times New Roman" w:hAnsiTheme="minorHAnsi" w:cstheme="minorHAnsi" w:hint="default"/>
        <w:b w:val="0"/>
        <w:bCs w:val="0"/>
        <w:i w:val="0"/>
        <w:iCs w:val="0"/>
        <w:w w:val="100"/>
        <w:sz w:val="22"/>
        <w:szCs w:val="22"/>
        <w:lang w:val="en-US" w:eastAsia="en-US" w:bidi="ar-SA"/>
      </w:rPr>
    </w:lvl>
    <w:lvl w:ilvl="3">
      <w:start w:val="1"/>
      <w:numFmt w:val="lowerRoman"/>
      <w:lvlText w:val="%4."/>
      <w:lvlJc w:val="left"/>
      <w:pPr>
        <w:ind w:left="940" w:hanging="720"/>
      </w:pPr>
      <w:rPr>
        <w:rFonts w:ascii="Calibri" w:eastAsia="Times New Roman" w:hAnsi="Calibri" w:cs="Calibri" w:hint="default"/>
        <w:b w:val="0"/>
        <w:bCs w:val="0"/>
        <w:i w:val="0"/>
        <w:iCs w:val="0"/>
        <w:w w:val="100"/>
        <w:sz w:val="22"/>
        <w:szCs w:val="22"/>
        <w:lang w:val="en-US" w:eastAsia="en-US" w:bidi="ar-SA"/>
      </w:rPr>
    </w:lvl>
    <w:lvl w:ilvl="4">
      <w:numFmt w:val="bullet"/>
      <w:lvlText w:val="•"/>
      <w:lvlJc w:val="left"/>
      <w:pPr>
        <w:ind w:left="4253" w:hanging="720"/>
      </w:pPr>
      <w:rPr>
        <w:rFonts w:hint="default"/>
        <w:lang w:val="en-US" w:eastAsia="en-US" w:bidi="ar-SA"/>
      </w:rPr>
    </w:lvl>
    <w:lvl w:ilvl="5">
      <w:numFmt w:val="bullet"/>
      <w:lvlText w:val="•"/>
      <w:lvlJc w:val="left"/>
      <w:pPr>
        <w:ind w:left="5357" w:hanging="720"/>
      </w:pPr>
      <w:rPr>
        <w:rFonts w:hint="default"/>
        <w:lang w:val="en-US" w:eastAsia="en-US" w:bidi="ar-SA"/>
      </w:rPr>
    </w:lvl>
    <w:lvl w:ilvl="6">
      <w:numFmt w:val="bullet"/>
      <w:lvlText w:val="•"/>
      <w:lvlJc w:val="left"/>
      <w:pPr>
        <w:ind w:left="6462" w:hanging="720"/>
      </w:pPr>
      <w:rPr>
        <w:rFonts w:hint="default"/>
        <w:lang w:val="en-US" w:eastAsia="en-US" w:bidi="ar-SA"/>
      </w:rPr>
    </w:lvl>
    <w:lvl w:ilvl="7">
      <w:numFmt w:val="bullet"/>
      <w:lvlText w:val="•"/>
      <w:lvlJc w:val="left"/>
      <w:pPr>
        <w:ind w:left="7566" w:hanging="720"/>
      </w:pPr>
      <w:rPr>
        <w:rFonts w:hint="default"/>
        <w:lang w:val="en-US" w:eastAsia="en-US" w:bidi="ar-SA"/>
      </w:rPr>
    </w:lvl>
    <w:lvl w:ilvl="8">
      <w:numFmt w:val="bullet"/>
      <w:lvlText w:val="•"/>
      <w:lvlJc w:val="left"/>
      <w:pPr>
        <w:ind w:left="8671" w:hanging="720"/>
      </w:pPr>
      <w:rPr>
        <w:rFonts w:hint="default"/>
        <w:lang w:val="en-US" w:eastAsia="en-US" w:bidi="ar-SA"/>
      </w:rPr>
    </w:lvl>
  </w:abstractNum>
  <w:abstractNum w:abstractNumId="12" w15:restartNumberingAfterBreak="0">
    <w:nsid w:val="2A0E0AB5"/>
    <w:multiLevelType w:val="multilevel"/>
    <w:tmpl w:val="D7F096B2"/>
    <w:lvl w:ilvl="0">
      <w:start w:val="7"/>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Theme="minorHAnsi" w:eastAsia="Times New Roman" w:hAnsiTheme="minorHAnsi" w:cstheme="minorHAnsi" w:hint="default"/>
        <w:b/>
        <w:bCs/>
        <w:i w:val="0"/>
        <w:iCs w:val="0"/>
        <w:w w:val="100"/>
        <w:sz w:val="22"/>
        <w:szCs w:val="22"/>
        <w:lang w:val="en-US" w:eastAsia="en-US" w:bidi="ar-SA"/>
      </w:rPr>
    </w:lvl>
    <w:lvl w:ilvl="2">
      <w:numFmt w:val="bullet"/>
      <w:lvlText w:val="•"/>
      <w:lvlJc w:val="left"/>
      <w:pPr>
        <w:ind w:left="2352" w:hanging="720"/>
      </w:pPr>
      <w:rPr>
        <w:rFonts w:hint="default"/>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3" w15:restartNumberingAfterBreak="0">
    <w:nsid w:val="2AB763D0"/>
    <w:multiLevelType w:val="multilevel"/>
    <w:tmpl w:val="9DB6E666"/>
    <w:lvl w:ilvl="0">
      <w:start w:val="9"/>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numFmt w:val="bullet"/>
      <w:lvlText w:val="•"/>
      <w:lvlJc w:val="left"/>
      <w:pPr>
        <w:ind w:left="2352" w:hanging="720"/>
      </w:pPr>
      <w:rPr>
        <w:rFonts w:hint="default"/>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4" w15:restartNumberingAfterBreak="0">
    <w:nsid w:val="2B1F0913"/>
    <w:multiLevelType w:val="multilevel"/>
    <w:tmpl w:val="29CCC286"/>
    <w:lvl w:ilvl="0">
      <w:start w:val="6"/>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numFmt w:val="bullet"/>
      <w:lvlText w:val="•"/>
      <w:lvlJc w:val="left"/>
      <w:pPr>
        <w:ind w:left="2352" w:hanging="720"/>
      </w:pPr>
      <w:rPr>
        <w:rFonts w:hint="default"/>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5" w15:restartNumberingAfterBreak="0">
    <w:nsid w:val="2BD67427"/>
    <w:multiLevelType w:val="multilevel"/>
    <w:tmpl w:val="3B5E18A6"/>
    <w:lvl w:ilvl="0">
      <w:start w:val="17"/>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numFmt w:val="bullet"/>
      <w:lvlText w:val="•"/>
      <w:lvlJc w:val="left"/>
      <w:pPr>
        <w:ind w:left="2352" w:hanging="720"/>
      </w:pPr>
      <w:rPr>
        <w:rFonts w:hint="default"/>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16" w15:restartNumberingAfterBreak="0">
    <w:nsid w:val="2E4D0755"/>
    <w:multiLevelType w:val="hybridMultilevel"/>
    <w:tmpl w:val="0FEAF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B90B7A"/>
    <w:multiLevelType w:val="multilevel"/>
    <w:tmpl w:val="11261BAA"/>
    <w:lvl w:ilvl="0">
      <w:start w:val="11"/>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Theme="minorHAnsi" w:eastAsia="Times New Roman" w:hAnsiTheme="minorHAnsi" w:cstheme="minorHAnsi" w:hint="default"/>
        <w:b w:val="0"/>
        <w:bCs w:val="0"/>
        <w:i w:val="0"/>
        <w:iCs w:val="0"/>
        <w:w w:val="100"/>
        <w:sz w:val="22"/>
        <w:szCs w:val="22"/>
        <w:lang w:val="en-US" w:eastAsia="en-US" w:bidi="ar-SA"/>
      </w:rPr>
    </w:lvl>
    <w:lvl w:ilvl="3">
      <w:start w:val="1"/>
      <w:numFmt w:val="lowerRoman"/>
      <w:lvlText w:val="%4."/>
      <w:lvlJc w:val="left"/>
      <w:pPr>
        <w:ind w:left="940" w:hanging="720"/>
      </w:pPr>
      <w:rPr>
        <w:rFonts w:ascii="Calibri" w:eastAsia="Times New Roman" w:hAnsi="Calibri" w:cs="Calibri" w:hint="default"/>
        <w:b w:val="0"/>
        <w:bCs w:val="0"/>
        <w:i w:val="0"/>
        <w:iCs w:val="0"/>
        <w:w w:val="100"/>
        <w:sz w:val="22"/>
        <w:szCs w:val="22"/>
        <w:lang w:val="en-US" w:eastAsia="en-US" w:bidi="ar-SA"/>
      </w:rPr>
    </w:lvl>
    <w:lvl w:ilvl="4">
      <w:numFmt w:val="bullet"/>
      <w:lvlText w:val="•"/>
      <w:lvlJc w:val="left"/>
      <w:pPr>
        <w:ind w:left="4253" w:hanging="720"/>
      </w:pPr>
      <w:rPr>
        <w:rFonts w:hint="default"/>
        <w:lang w:val="en-US" w:eastAsia="en-US" w:bidi="ar-SA"/>
      </w:rPr>
    </w:lvl>
    <w:lvl w:ilvl="5">
      <w:numFmt w:val="bullet"/>
      <w:lvlText w:val="•"/>
      <w:lvlJc w:val="left"/>
      <w:pPr>
        <w:ind w:left="5357" w:hanging="720"/>
      </w:pPr>
      <w:rPr>
        <w:rFonts w:hint="default"/>
        <w:lang w:val="en-US" w:eastAsia="en-US" w:bidi="ar-SA"/>
      </w:rPr>
    </w:lvl>
    <w:lvl w:ilvl="6">
      <w:numFmt w:val="bullet"/>
      <w:lvlText w:val="•"/>
      <w:lvlJc w:val="left"/>
      <w:pPr>
        <w:ind w:left="6462" w:hanging="720"/>
      </w:pPr>
      <w:rPr>
        <w:rFonts w:hint="default"/>
        <w:lang w:val="en-US" w:eastAsia="en-US" w:bidi="ar-SA"/>
      </w:rPr>
    </w:lvl>
    <w:lvl w:ilvl="7">
      <w:numFmt w:val="bullet"/>
      <w:lvlText w:val="•"/>
      <w:lvlJc w:val="left"/>
      <w:pPr>
        <w:ind w:left="7566" w:hanging="720"/>
      </w:pPr>
      <w:rPr>
        <w:rFonts w:hint="default"/>
        <w:lang w:val="en-US" w:eastAsia="en-US" w:bidi="ar-SA"/>
      </w:rPr>
    </w:lvl>
    <w:lvl w:ilvl="8">
      <w:numFmt w:val="bullet"/>
      <w:lvlText w:val="•"/>
      <w:lvlJc w:val="left"/>
      <w:pPr>
        <w:ind w:left="8671" w:hanging="720"/>
      </w:pPr>
      <w:rPr>
        <w:rFonts w:hint="default"/>
        <w:lang w:val="en-US" w:eastAsia="en-US" w:bidi="ar-SA"/>
      </w:rPr>
    </w:lvl>
  </w:abstractNum>
  <w:abstractNum w:abstractNumId="18" w15:restartNumberingAfterBreak="0">
    <w:nsid w:val="32772DA2"/>
    <w:multiLevelType w:val="hybridMultilevel"/>
    <w:tmpl w:val="F83A8E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2E53DFD"/>
    <w:multiLevelType w:val="multilevel"/>
    <w:tmpl w:val="104E003E"/>
    <w:lvl w:ilvl="0">
      <w:start w:val="16"/>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0" w15:restartNumberingAfterBreak="0">
    <w:nsid w:val="36A16E5C"/>
    <w:multiLevelType w:val="hybridMultilevel"/>
    <w:tmpl w:val="4C76C220"/>
    <w:lvl w:ilvl="0" w:tplc="DCE83CBE">
      <w:start w:val="1"/>
      <w:numFmt w:val="lowerRoman"/>
      <w:lvlText w:val="%1."/>
      <w:lvlJc w:val="left"/>
      <w:pPr>
        <w:ind w:left="92" w:hanging="720"/>
      </w:pPr>
      <w:rPr>
        <w:rFonts w:ascii="Calibri" w:eastAsia="Times New Roman" w:hAnsi="Calibri" w:cs="Calibri" w:hint="default"/>
        <w:b w:val="0"/>
        <w:bCs w:val="0"/>
        <w:i w:val="0"/>
        <w:iCs w:val="0"/>
        <w:w w:val="100"/>
        <w:sz w:val="22"/>
        <w:szCs w:val="22"/>
        <w:lang w:val="en-US" w:eastAsia="en-US" w:bidi="ar-SA"/>
      </w:rPr>
    </w:lvl>
    <w:lvl w:ilvl="1" w:tplc="A80EA1D4">
      <w:numFmt w:val="bullet"/>
      <w:lvlText w:val="•"/>
      <w:lvlJc w:val="left"/>
      <w:pPr>
        <w:ind w:left="1093" w:hanging="720"/>
      </w:pPr>
      <w:rPr>
        <w:rFonts w:hint="default"/>
        <w:lang w:val="en-US" w:eastAsia="en-US" w:bidi="ar-SA"/>
      </w:rPr>
    </w:lvl>
    <w:lvl w:ilvl="2" w:tplc="CFD8391E">
      <w:numFmt w:val="bullet"/>
      <w:lvlText w:val="•"/>
      <w:lvlJc w:val="left"/>
      <w:pPr>
        <w:ind w:left="2086" w:hanging="720"/>
      </w:pPr>
      <w:rPr>
        <w:rFonts w:hint="default"/>
        <w:lang w:val="en-US" w:eastAsia="en-US" w:bidi="ar-SA"/>
      </w:rPr>
    </w:lvl>
    <w:lvl w:ilvl="3" w:tplc="8EFCD5D4">
      <w:numFmt w:val="bullet"/>
      <w:lvlText w:val="•"/>
      <w:lvlJc w:val="left"/>
      <w:pPr>
        <w:ind w:left="3079" w:hanging="720"/>
      </w:pPr>
      <w:rPr>
        <w:rFonts w:hint="default"/>
        <w:lang w:val="en-US" w:eastAsia="en-US" w:bidi="ar-SA"/>
      </w:rPr>
    </w:lvl>
    <w:lvl w:ilvl="4" w:tplc="D2D0EB16">
      <w:numFmt w:val="bullet"/>
      <w:lvlText w:val="•"/>
      <w:lvlJc w:val="left"/>
      <w:pPr>
        <w:ind w:left="4073" w:hanging="720"/>
      </w:pPr>
      <w:rPr>
        <w:rFonts w:hint="default"/>
        <w:lang w:val="en-US" w:eastAsia="en-US" w:bidi="ar-SA"/>
      </w:rPr>
    </w:lvl>
    <w:lvl w:ilvl="5" w:tplc="4220391A">
      <w:numFmt w:val="bullet"/>
      <w:lvlText w:val="•"/>
      <w:lvlJc w:val="left"/>
      <w:pPr>
        <w:ind w:left="5066" w:hanging="720"/>
      </w:pPr>
      <w:rPr>
        <w:rFonts w:hint="default"/>
        <w:lang w:val="en-US" w:eastAsia="en-US" w:bidi="ar-SA"/>
      </w:rPr>
    </w:lvl>
    <w:lvl w:ilvl="6" w:tplc="1CF2F0CE">
      <w:numFmt w:val="bullet"/>
      <w:lvlText w:val="•"/>
      <w:lvlJc w:val="left"/>
      <w:pPr>
        <w:ind w:left="6059" w:hanging="720"/>
      </w:pPr>
      <w:rPr>
        <w:rFonts w:hint="default"/>
        <w:lang w:val="en-US" w:eastAsia="en-US" w:bidi="ar-SA"/>
      </w:rPr>
    </w:lvl>
    <w:lvl w:ilvl="7" w:tplc="BBA07E54">
      <w:numFmt w:val="bullet"/>
      <w:lvlText w:val="•"/>
      <w:lvlJc w:val="left"/>
      <w:pPr>
        <w:ind w:left="7052" w:hanging="720"/>
      </w:pPr>
      <w:rPr>
        <w:rFonts w:hint="default"/>
        <w:lang w:val="en-US" w:eastAsia="en-US" w:bidi="ar-SA"/>
      </w:rPr>
    </w:lvl>
    <w:lvl w:ilvl="8" w:tplc="E1726C22">
      <w:numFmt w:val="bullet"/>
      <w:lvlText w:val="•"/>
      <w:lvlJc w:val="left"/>
      <w:pPr>
        <w:ind w:left="8045" w:hanging="720"/>
      </w:pPr>
      <w:rPr>
        <w:rFonts w:hint="default"/>
        <w:lang w:val="en-US" w:eastAsia="en-US" w:bidi="ar-SA"/>
      </w:rPr>
    </w:lvl>
  </w:abstractNum>
  <w:abstractNum w:abstractNumId="21" w15:restartNumberingAfterBreak="0">
    <w:nsid w:val="38B406B5"/>
    <w:multiLevelType w:val="multilevel"/>
    <w:tmpl w:val="80A49CA4"/>
    <w:lvl w:ilvl="0">
      <w:start w:val="3"/>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start w:val="1"/>
      <w:numFmt w:val="lowerRoman"/>
      <w:lvlText w:val="%4."/>
      <w:lvlJc w:val="left"/>
      <w:pPr>
        <w:ind w:left="940" w:hanging="720"/>
      </w:pPr>
      <w:rPr>
        <w:rFonts w:ascii="Calibri" w:eastAsia="Times New Roman" w:hAnsi="Calibri" w:cs="Calibri" w:hint="default"/>
        <w:b w:val="0"/>
        <w:bCs w:val="0"/>
        <w:i w:val="0"/>
        <w:iCs w:val="0"/>
        <w:w w:val="100"/>
        <w:sz w:val="22"/>
        <w:szCs w:val="22"/>
        <w:lang w:val="en-US" w:eastAsia="en-US" w:bidi="ar-SA"/>
      </w:rPr>
    </w:lvl>
    <w:lvl w:ilvl="4">
      <w:numFmt w:val="bullet"/>
      <w:lvlText w:val="•"/>
      <w:lvlJc w:val="left"/>
      <w:pPr>
        <w:ind w:left="4253" w:hanging="720"/>
      </w:pPr>
      <w:rPr>
        <w:rFonts w:hint="default"/>
        <w:lang w:val="en-US" w:eastAsia="en-US" w:bidi="ar-SA"/>
      </w:rPr>
    </w:lvl>
    <w:lvl w:ilvl="5">
      <w:numFmt w:val="bullet"/>
      <w:lvlText w:val="•"/>
      <w:lvlJc w:val="left"/>
      <w:pPr>
        <w:ind w:left="5357" w:hanging="720"/>
      </w:pPr>
      <w:rPr>
        <w:rFonts w:hint="default"/>
        <w:lang w:val="en-US" w:eastAsia="en-US" w:bidi="ar-SA"/>
      </w:rPr>
    </w:lvl>
    <w:lvl w:ilvl="6">
      <w:numFmt w:val="bullet"/>
      <w:lvlText w:val="•"/>
      <w:lvlJc w:val="left"/>
      <w:pPr>
        <w:ind w:left="6462" w:hanging="720"/>
      </w:pPr>
      <w:rPr>
        <w:rFonts w:hint="default"/>
        <w:lang w:val="en-US" w:eastAsia="en-US" w:bidi="ar-SA"/>
      </w:rPr>
    </w:lvl>
    <w:lvl w:ilvl="7">
      <w:numFmt w:val="bullet"/>
      <w:lvlText w:val="•"/>
      <w:lvlJc w:val="left"/>
      <w:pPr>
        <w:ind w:left="7566" w:hanging="720"/>
      </w:pPr>
      <w:rPr>
        <w:rFonts w:hint="default"/>
        <w:lang w:val="en-US" w:eastAsia="en-US" w:bidi="ar-SA"/>
      </w:rPr>
    </w:lvl>
    <w:lvl w:ilvl="8">
      <w:numFmt w:val="bullet"/>
      <w:lvlText w:val="•"/>
      <w:lvlJc w:val="left"/>
      <w:pPr>
        <w:ind w:left="8671" w:hanging="720"/>
      </w:pPr>
      <w:rPr>
        <w:rFonts w:hint="default"/>
        <w:lang w:val="en-US" w:eastAsia="en-US" w:bidi="ar-SA"/>
      </w:rPr>
    </w:lvl>
  </w:abstractNum>
  <w:abstractNum w:abstractNumId="22" w15:restartNumberingAfterBreak="0">
    <w:nsid w:val="3C473E01"/>
    <w:multiLevelType w:val="multilevel"/>
    <w:tmpl w:val="CF4874A8"/>
    <w:lvl w:ilvl="0">
      <w:start w:val="4"/>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3" w15:restartNumberingAfterBreak="0">
    <w:nsid w:val="3C4F5F16"/>
    <w:multiLevelType w:val="multilevel"/>
    <w:tmpl w:val="E8FCC064"/>
    <w:lvl w:ilvl="0">
      <w:start w:val="14"/>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numFmt w:val="bullet"/>
      <w:lvlText w:val="•"/>
      <w:lvlJc w:val="left"/>
      <w:pPr>
        <w:ind w:left="2352" w:hanging="720"/>
      </w:pPr>
      <w:rPr>
        <w:rFonts w:hint="default"/>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4" w15:restartNumberingAfterBreak="0">
    <w:nsid w:val="42113A1A"/>
    <w:multiLevelType w:val="hybridMultilevel"/>
    <w:tmpl w:val="831E8DC2"/>
    <w:lvl w:ilvl="0" w:tplc="F21CCF38">
      <w:numFmt w:val="bullet"/>
      <w:lvlText w:val="●"/>
      <w:lvlJc w:val="left"/>
      <w:pPr>
        <w:ind w:left="940" w:hanging="360"/>
      </w:pPr>
      <w:rPr>
        <w:rFonts w:ascii="Times New Roman" w:eastAsia="Times New Roman" w:hAnsi="Times New Roman" w:cs="Times New Roman" w:hint="default"/>
        <w:b w:val="0"/>
        <w:bCs w:val="0"/>
        <w:i w:val="0"/>
        <w:iCs w:val="0"/>
        <w:w w:val="100"/>
        <w:sz w:val="24"/>
        <w:szCs w:val="24"/>
        <w:lang w:val="en-US" w:eastAsia="en-US" w:bidi="ar-SA"/>
      </w:rPr>
    </w:lvl>
    <w:lvl w:ilvl="1" w:tplc="3BF69840">
      <w:numFmt w:val="bullet"/>
      <w:lvlText w:val="○"/>
      <w:lvlJc w:val="left"/>
      <w:pPr>
        <w:ind w:left="1660" w:hanging="360"/>
      </w:pPr>
      <w:rPr>
        <w:rFonts w:ascii="Times New Roman" w:eastAsia="Times New Roman" w:hAnsi="Times New Roman" w:cs="Times New Roman" w:hint="default"/>
        <w:b w:val="0"/>
        <w:bCs w:val="0"/>
        <w:i w:val="0"/>
        <w:iCs w:val="0"/>
        <w:w w:val="100"/>
        <w:sz w:val="24"/>
        <w:szCs w:val="24"/>
        <w:lang w:val="en-US" w:eastAsia="en-US" w:bidi="ar-SA"/>
      </w:rPr>
    </w:lvl>
    <w:lvl w:ilvl="2" w:tplc="3A868096">
      <w:numFmt w:val="bullet"/>
      <w:lvlText w:val="•"/>
      <w:lvlJc w:val="left"/>
      <w:pPr>
        <w:ind w:left="2684" w:hanging="360"/>
      </w:pPr>
      <w:rPr>
        <w:rFonts w:hint="default"/>
        <w:lang w:val="en-US" w:eastAsia="en-US" w:bidi="ar-SA"/>
      </w:rPr>
    </w:lvl>
    <w:lvl w:ilvl="3" w:tplc="783030B2">
      <w:numFmt w:val="bullet"/>
      <w:lvlText w:val="•"/>
      <w:lvlJc w:val="left"/>
      <w:pPr>
        <w:ind w:left="3708" w:hanging="360"/>
      </w:pPr>
      <w:rPr>
        <w:rFonts w:hint="default"/>
        <w:lang w:val="en-US" w:eastAsia="en-US" w:bidi="ar-SA"/>
      </w:rPr>
    </w:lvl>
    <w:lvl w:ilvl="4" w:tplc="780ABBF4">
      <w:numFmt w:val="bullet"/>
      <w:lvlText w:val="•"/>
      <w:lvlJc w:val="left"/>
      <w:pPr>
        <w:ind w:left="4733" w:hanging="360"/>
      </w:pPr>
      <w:rPr>
        <w:rFonts w:hint="default"/>
        <w:lang w:val="en-US" w:eastAsia="en-US" w:bidi="ar-SA"/>
      </w:rPr>
    </w:lvl>
    <w:lvl w:ilvl="5" w:tplc="0EB6C3A8">
      <w:numFmt w:val="bullet"/>
      <w:lvlText w:val="•"/>
      <w:lvlJc w:val="left"/>
      <w:pPr>
        <w:ind w:left="5757" w:hanging="360"/>
      </w:pPr>
      <w:rPr>
        <w:rFonts w:hint="default"/>
        <w:lang w:val="en-US" w:eastAsia="en-US" w:bidi="ar-SA"/>
      </w:rPr>
    </w:lvl>
    <w:lvl w:ilvl="6" w:tplc="A2ECD032">
      <w:numFmt w:val="bullet"/>
      <w:lvlText w:val="•"/>
      <w:lvlJc w:val="left"/>
      <w:pPr>
        <w:ind w:left="6782" w:hanging="360"/>
      </w:pPr>
      <w:rPr>
        <w:rFonts w:hint="default"/>
        <w:lang w:val="en-US" w:eastAsia="en-US" w:bidi="ar-SA"/>
      </w:rPr>
    </w:lvl>
    <w:lvl w:ilvl="7" w:tplc="876472E2">
      <w:numFmt w:val="bullet"/>
      <w:lvlText w:val="•"/>
      <w:lvlJc w:val="left"/>
      <w:pPr>
        <w:ind w:left="7806" w:hanging="360"/>
      </w:pPr>
      <w:rPr>
        <w:rFonts w:hint="default"/>
        <w:lang w:val="en-US" w:eastAsia="en-US" w:bidi="ar-SA"/>
      </w:rPr>
    </w:lvl>
    <w:lvl w:ilvl="8" w:tplc="B0BA4636">
      <w:numFmt w:val="bullet"/>
      <w:lvlText w:val="•"/>
      <w:lvlJc w:val="left"/>
      <w:pPr>
        <w:ind w:left="8831" w:hanging="360"/>
      </w:pPr>
      <w:rPr>
        <w:rFonts w:hint="default"/>
        <w:lang w:val="en-US" w:eastAsia="en-US" w:bidi="ar-SA"/>
      </w:rPr>
    </w:lvl>
  </w:abstractNum>
  <w:abstractNum w:abstractNumId="25" w15:restartNumberingAfterBreak="0">
    <w:nsid w:val="43DE696F"/>
    <w:multiLevelType w:val="hybridMultilevel"/>
    <w:tmpl w:val="0040F7C4"/>
    <w:lvl w:ilvl="0" w:tplc="D4264960">
      <w:start w:val="1"/>
      <w:numFmt w:val="decimal"/>
      <w:lvlText w:val="%1."/>
      <w:lvlJc w:val="left"/>
      <w:pPr>
        <w:ind w:left="1000" w:hanging="420"/>
      </w:pPr>
      <w:rPr>
        <w:rFonts w:asciiTheme="minorHAnsi" w:eastAsia="Times New Roman" w:hAnsiTheme="minorHAnsi" w:cstheme="minorHAnsi" w:hint="default"/>
        <w:b w:val="0"/>
        <w:bCs w:val="0"/>
        <w:i w:val="0"/>
        <w:iCs w:val="0"/>
        <w:w w:val="100"/>
        <w:sz w:val="22"/>
        <w:szCs w:val="22"/>
        <w:lang w:val="en-US" w:eastAsia="en-US" w:bidi="ar-SA"/>
      </w:rPr>
    </w:lvl>
    <w:lvl w:ilvl="1" w:tplc="E69ECCBA">
      <w:numFmt w:val="bullet"/>
      <w:lvlText w:val="•"/>
      <w:lvlJc w:val="left"/>
      <w:pPr>
        <w:ind w:left="940" w:hanging="360"/>
      </w:pPr>
      <w:rPr>
        <w:rFonts w:ascii="Arial" w:eastAsia="Arial" w:hAnsi="Arial" w:cs="Arial" w:hint="default"/>
        <w:b w:val="0"/>
        <w:bCs w:val="0"/>
        <w:i w:val="0"/>
        <w:iCs w:val="0"/>
        <w:w w:val="131"/>
        <w:sz w:val="24"/>
        <w:szCs w:val="24"/>
        <w:lang w:val="en-US" w:eastAsia="en-US" w:bidi="ar-SA"/>
      </w:rPr>
    </w:lvl>
    <w:lvl w:ilvl="2" w:tplc="797E4A42">
      <w:numFmt w:val="bullet"/>
      <w:lvlText w:val="o"/>
      <w:lvlJc w:val="left"/>
      <w:pPr>
        <w:ind w:left="1300" w:hanging="360"/>
      </w:pPr>
      <w:rPr>
        <w:rFonts w:ascii="Courier New" w:eastAsia="Courier New" w:hAnsi="Courier New" w:cs="Courier New" w:hint="default"/>
        <w:b w:val="0"/>
        <w:bCs w:val="0"/>
        <w:i w:val="0"/>
        <w:iCs w:val="0"/>
        <w:w w:val="100"/>
        <w:sz w:val="24"/>
        <w:szCs w:val="24"/>
        <w:lang w:val="en-US" w:eastAsia="en-US" w:bidi="ar-SA"/>
      </w:rPr>
    </w:lvl>
    <w:lvl w:ilvl="3" w:tplc="41AA6220">
      <w:numFmt w:val="bullet"/>
      <w:lvlText w:val=""/>
      <w:lvlJc w:val="left"/>
      <w:pPr>
        <w:ind w:left="2380" w:hanging="360"/>
      </w:pPr>
      <w:rPr>
        <w:rFonts w:ascii="Wingdings" w:eastAsia="Wingdings" w:hAnsi="Wingdings" w:cs="Wingdings" w:hint="default"/>
        <w:b w:val="0"/>
        <w:bCs w:val="0"/>
        <w:i w:val="0"/>
        <w:iCs w:val="0"/>
        <w:w w:val="100"/>
        <w:sz w:val="24"/>
        <w:szCs w:val="24"/>
        <w:lang w:val="en-US" w:eastAsia="en-US" w:bidi="ar-SA"/>
      </w:rPr>
    </w:lvl>
    <w:lvl w:ilvl="4" w:tplc="F754FC0E">
      <w:numFmt w:val="bullet"/>
      <w:lvlText w:val="•"/>
      <w:lvlJc w:val="left"/>
      <w:pPr>
        <w:ind w:left="2380" w:hanging="360"/>
      </w:pPr>
      <w:rPr>
        <w:rFonts w:hint="default"/>
        <w:lang w:val="en-US" w:eastAsia="en-US" w:bidi="ar-SA"/>
      </w:rPr>
    </w:lvl>
    <w:lvl w:ilvl="5" w:tplc="70A85780">
      <w:numFmt w:val="bullet"/>
      <w:lvlText w:val="•"/>
      <w:lvlJc w:val="left"/>
      <w:pPr>
        <w:ind w:left="3796" w:hanging="360"/>
      </w:pPr>
      <w:rPr>
        <w:rFonts w:hint="default"/>
        <w:lang w:val="en-US" w:eastAsia="en-US" w:bidi="ar-SA"/>
      </w:rPr>
    </w:lvl>
    <w:lvl w:ilvl="6" w:tplc="65D875BC">
      <w:numFmt w:val="bullet"/>
      <w:lvlText w:val="•"/>
      <w:lvlJc w:val="left"/>
      <w:pPr>
        <w:ind w:left="5213" w:hanging="360"/>
      </w:pPr>
      <w:rPr>
        <w:rFonts w:hint="default"/>
        <w:lang w:val="en-US" w:eastAsia="en-US" w:bidi="ar-SA"/>
      </w:rPr>
    </w:lvl>
    <w:lvl w:ilvl="7" w:tplc="0DE08BB0">
      <w:numFmt w:val="bullet"/>
      <w:lvlText w:val="•"/>
      <w:lvlJc w:val="left"/>
      <w:pPr>
        <w:ind w:left="6630" w:hanging="360"/>
      </w:pPr>
      <w:rPr>
        <w:rFonts w:hint="default"/>
        <w:lang w:val="en-US" w:eastAsia="en-US" w:bidi="ar-SA"/>
      </w:rPr>
    </w:lvl>
    <w:lvl w:ilvl="8" w:tplc="61AED994">
      <w:numFmt w:val="bullet"/>
      <w:lvlText w:val="•"/>
      <w:lvlJc w:val="left"/>
      <w:pPr>
        <w:ind w:left="8046" w:hanging="360"/>
      </w:pPr>
      <w:rPr>
        <w:rFonts w:hint="default"/>
        <w:lang w:val="en-US" w:eastAsia="en-US" w:bidi="ar-SA"/>
      </w:rPr>
    </w:lvl>
  </w:abstractNum>
  <w:abstractNum w:abstractNumId="26" w15:restartNumberingAfterBreak="0">
    <w:nsid w:val="4819256C"/>
    <w:multiLevelType w:val="hybridMultilevel"/>
    <w:tmpl w:val="7814FBA2"/>
    <w:lvl w:ilvl="0" w:tplc="2654AEFE">
      <w:start w:val="1"/>
      <w:numFmt w:val="decimal"/>
      <w:lvlText w:val="%1."/>
      <w:lvlJc w:val="left"/>
      <w:pPr>
        <w:ind w:left="940" w:hanging="360"/>
      </w:pPr>
      <w:rPr>
        <w:rFonts w:ascii="Calibri" w:eastAsia="Times New Roman" w:hAnsi="Calibri" w:cs="Calibri" w:hint="default"/>
        <w:b/>
        <w:bCs/>
        <w:i w:val="0"/>
        <w:iCs w:val="0"/>
        <w:w w:val="100"/>
        <w:sz w:val="22"/>
        <w:szCs w:val="22"/>
        <w:lang w:val="en-US" w:eastAsia="en-US" w:bidi="ar-SA"/>
      </w:rPr>
    </w:lvl>
    <w:lvl w:ilvl="1" w:tplc="53508D0E">
      <w:start w:val="1"/>
      <w:numFmt w:val="lowerLetter"/>
      <w:lvlText w:val="%2."/>
      <w:lvlJc w:val="left"/>
      <w:pPr>
        <w:ind w:left="1660" w:hanging="360"/>
      </w:pPr>
      <w:rPr>
        <w:rFonts w:ascii="Times New Roman" w:eastAsia="Times New Roman" w:hAnsi="Times New Roman" w:cs="Times New Roman" w:hint="default"/>
        <w:b w:val="0"/>
        <w:bCs w:val="0"/>
        <w:i w:val="0"/>
        <w:iCs w:val="0"/>
        <w:w w:val="100"/>
        <w:sz w:val="24"/>
        <w:szCs w:val="24"/>
        <w:lang w:val="en-US" w:eastAsia="en-US" w:bidi="ar-SA"/>
      </w:rPr>
    </w:lvl>
    <w:lvl w:ilvl="2" w:tplc="DE364D6A">
      <w:numFmt w:val="bullet"/>
      <w:lvlText w:val="•"/>
      <w:lvlJc w:val="left"/>
      <w:pPr>
        <w:ind w:left="2684" w:hanging="360"/>
      </w:pPr>
      <w:rPr>
        <w:rFonts w:hint="default"/>
        <w:lang w:val="en-US" w:eastAsia="en-US" w:bidi="ar-SA"/>
      </w:rPr>
    </w:lvl>
    <w:lvl w:ilvl="3" w:tplc="311C8BBA">
      <w:numFmt w:val="bullet"/>
      <w:lvlText w:val="•"/>
      <w:lvlJc w:val="left"/>
      <w:pPr>
        <w:ind w:left="3708" w:hanging="360"/>
      </w:pPr>
      <w:rPr>
        <w:rFonts w:hint="default"/>
        <w:lang w:val="en-US" w:eastAsia="en-US" w:bidi="ar-SA"/>
      </w:rPr>
    </w:lvl>
    <w:lvl w:ilvl="4" w:tplc="DDEC3AE0">
      <w:numFmt w:val="bullet"/>
      <w:lvlText w:val="•"/>
      <w:lvlJc w:val="left"/>
      <w:pPr>
        <w:ind w:left="4733" w:hanging="360"/>
      </w:pPr>
      <w:rPr>
        <w:rFonts w:hint="default"/>
        <w:lang w:val="en-US" w:eastAsia="en-US" w:bidi="ar-SA"/>
      </w:rPr>
    </w:lvl>
    <w:lvl w:ilvl="5" w:tplc="1806E962">
      <w:numFmt w:val="bullet"/>
      <w:lvlText w:val="•"/>
      <w:lvlJc w:val="left"/>
      <w:pPr>
        <w:ind w:left="5757" w:hanging="360"/>
      </w:pPr>
      <w:rPr>
        <w:rFonts w:hint="default"/>
        <w:lang w:val="en-US" w:eastAsia="en-US" w:bidi="ar-SA"/>
      </w:rPr>
    </w:lvl>
    <w:lvl w:ilvl="6" w:tplc="164CA5D8">
      <w:numFmt w:val="bullet"/>
      <w:lvlText w:val="•"/>
      <w:lvlJc w:val="left"/>
      <w:pPr>
        <w:ind w:left="6782" w:hanging="360"/>
      </w:pPr>
      <w:rPr>
        <w:rFonts w:hint="default"/>
        <w:lang w:val="en-US" w:eastAsia="en-US" w:bidi="ar-SA"/>
      </w:rPr>
    </w:lvl>
    <w:lvl w:ilvl="7" w:tplc="CF4876B2">
      <w:numFmt w:val="bullet"/>
      <w:lvlText w:val="•"/>
      <w:lvlJc w:val="left"/>
      <w:pPr>
        <w:ind w:left="7806" w:hanging="360"/>
      </w:pPr>
      <w:rPr>
        <w:rFonts w:hint="default"/>
        <w:lang w:val="en-US" w:eastAsia="en-US" w:bidi="ar-SA"/>
      </w:rPr>
    </w:lvl>
    <w:lvl w:ilvl="8" w:tplc="1D34C2E6">
      <w:numFmt w:val="bullet"/>
      <w:lvlText w:val="•"/>
      <w:lvlJc w:val="left"/>
      <w:pPr>
        <w:ind w:left="8831" w:hanging="360"/>
      </w:pPr>
      <w:rPr>
        <w:rFonts w:hint="default"/>
        <w:lang w:val="en-US" w:eastAsia="en-US" w:bidi="ar-SA"/>
      </w:rPr>
    </w:lvl>
  </w:abstractNum>
  <w:abstractNum w:abstractNumId="27" w15:restartNumberingAfterBreak="0">
    <w:nsid w:val="481A5DD6"/>
    <w:multiLevelType w:val="hybridMultilevel"/>
    <w:tmpl w:val="5202671E"/>
    <w:lvl w:ilvl="0" w:tplc="8766B550">
      <w:numFmt w:val="bullet"/>
      <w:lvlText w:val=""/>
      <w:lvlJc w:val="left"/>
      <w:pPr>
        <w:ind w:left="1300" w:hanging="360"/>
      </w:pPr>
      <w:rPr>
        <w:rFonts w:ascii="Wingdings" w:eastAsia="Wingdings" w:hAnsi="Wingdings" w:cs="Wingdings" w:hint="default"/>
        <w:b w:val="0"/>
        <w:bCs w:val="0"/>
        <w:i w:val="0"/>
        <w:iCs w:val="0"/>
        <w:w w:val="100"/>
        <w:sz w:val="24"/>
        <w:szCs w:val="24"/>
        <w:lang w:val="en-US" w:eastAsia="en-US" w:bidi="ar-SA"/>
      </w:rPr>
    </w:lvl>
    <w:lvl w:ilvl="1" w:tplc="3E801438">
      <w:numFmt w:val="bullet"/>
      <w:lvlText w:val="•"/>
      <w:lvlJc w:val="left"/>
      <w:pPr>
        <w:ind w:left="2258" w:hanging="360"/>
      </w:pPr>
      <w:rPr>
        <w:rFonts w:hint="default"/>
        <w:lang w:val="en-US" w:eastAsia="en-US" w:bidi="ar-SA"/>
      </w:rPr>
    </w:lvl>
    <w:lvl w:ilvl="2" w:tplc="0172B7BC">
      <w:numFmt w:val="bullet"/>
      <w:lvlText w:val="•"/>
      <w:lvlJc w:val="left"/>
      <w:pPr>
        <w:ind w:left="3216" w:hanging="360"/>
      </w:pPr>
      <w:rPr>
        <w:rFonts w:hint="default"/>
        <w:lang w:val="en-US" w:eastAsia="en-US" w:bidi="ar-SA"/>
      </w:rPr>
    </w:lvl>
    <w:lvl w:ilvl="3" w:tplc="386AB002">
      <w:numFmt w:val="bullet"/>
      <w:lvlText w:val="•"/>
      <w:lvlJc w:val="left"/>
      <w:pPr>
        <w:ind w:left="4174" w:hanging="360"/>
      </w:pPr>
      <w:rPr>
        <w:rFonts w:hint="default"/>
        <w:lang w:val="en-US" w:eastAsia="en-US" w:bidi="ar-SA"/>
      </w:rPr>
    </w:lvl>
    <w:lvl w:ilvl="4" w:tplc="E6BC7128">
      <w:numFmt w:val="bullet"/>
      <w:lvlText w:val="•"/>
      <w:lvlJc w:val="left"/>
      <w:pPr>
        <w:ind w:left="5132" w:hanging="360"/>
      </w:pPr>
      <w:rPr>
        <w:rFonts w:hint="default"/>
        <w:lang w:val="en-US" w:eastAsia="en-US" w:bidi="ar-SA"/>
      </w:rPr>
    </w:lvl>
    <w:lvl w:ilvl="5" w:tplc="96002430">
      <w:numFmt w:val="bullet"/>
      <w:lvlText w:val="•"/>
      <w:lvlJc w:val="left"/>
      <w:pPr>
        <w:ind w:left="6090" w:hanging="360"/>
      </w:pPr>
      <w:rPr>
        <w:rFonts w:hint="default"/>
        <w:lang w:val="en-US" w:eastAsia="en-US" w:bidi="ar-SA"/>
      </w:rPr>
    </w:lvl>
    <w:lvl w:ilvl="6" w:tplc="CD76D41E">
      <w:numFmt w:val="bullet"/>
      <w:lvlText w:val="•"/>
      <w:lvlJc w:val="left"/>
      <w:pPr>
        <w:ind w:left="7048" w:hanging="360"/>
      </w:pPr>
      <w:rPr>
        <w:rFonts w:hint="default"/>
        <w:lang w:val="en-US" w:eastAsia="en-US" w:bidi="ar-SA"/>
      </w:rPr>
    </w:lvl>
    <w:lvl w:ilvl="7" w:tplc="FF6EAF4C">
      <w:numFmt w:val="bullet"/>
      <w:lvlText w:val="•"/>
      <w:lvlJc w:val="left"/>
      <w:pPr>
        <w:ind w:left="8006" w:hanging="360"/>
      </w:pPr>
      <w:rPr>
        <w:rFonts w:hint="default"/>
        <w:lang w:val="en-US" w:eastAsia="en-US" w:bidi="ar-SA"/>
      </w:rPr>
    </w:lvl>
    <w:lvl w:ilvl="8" w:tplc="8B76CC60">
      <w:numFmt w:val="bullet"/>
      <w:lvlText w:val="•"/>
      <w:lvlJc w:val="left"/>
      <w:pPr>
        <w:ind w:left="8964" w:hanging="360"/>
      </w:pPr>
      <w:rPr>
        <w:rFonts w:hint="default"/>
        <w:lang w:val="en-US" w:eastAsia="en-US" w:bidi="ar-SA"/>
      </w:rPr>
    </w:lvl>
  </w:abstractNum>
  <w:abstractNum w:abstractNumId="28" w15:restartNumberingAfterBreak="0">
    <w:nsid w:val="4A48001E"/>
    <w:multiLevelType w:val="multilevel"/>
    <w:tmpl w:val="41F4B864"/>
    <w:lvl w:ilvl="0">
      <w:start w:val="19"/>
      <w:numFmt w:val="decimal"/>
      <w:lvlText w:val="%1"/>
      <w:lvlJc w:val="left"/>
      <w:pPr>
        <w:ind w:left="220" w:hanging="720"/>
      </w:pPr>
      <w:rPr>
        <w:rFonts w:hint="default"/>
        <w:lang w:val="en-US" w:eastAsia="en-US" w:bidi="ar-SA"/>
      </w:rPr>
    </w:lvl>
    <w:lvl w:ilvl="1">
      <w:start w:val="1"/>
      <w:numFmt w:val="decimal"/>
      <w:lvlText w:val="%1.%2"/>
      <w:lvlJc w:val="left"/>
      <w:pPr>
        <w:ind w:left="220" w:hanging="720"/>
        <w:jc w:val="right"/>
      </w:pPr>
      <w:rPr>
        <w:rFonts w:ascii="Calibri" w:eastAsia="Times New Roman" w:hAnsi="Calibri" w:cs="Calibri" w:hint="default"/>
        <w:b/>
        <w:bCs/>
        <w:i w:val="0"/>
        <w:iCs w:val="0"/>
        <w:color w:val="auto"/>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29" w15:restartNumberingAfterBreak="0">
    <w:nsid w:val="4B9A278E"/>
    <w:multiLevelType w:val="multilevel"/>
    <w:tmpl w:val="0988EA8A"/>
    <w:lvl w:ilvl="0">
      <w:start w:val="18"/>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numFmt w:val="bullet"/>
      <w:lvlText w:val="•"/>
      <w:lvlJc w:val="left"/>
      <w:pPr>
        <w:ind w:left="3418" w:hanging="720"/>
      </w:pPr>
      <w:rPr>
        <w:rFonts w:hint="default"/>
        <w:lang w:val="en-US" w:eastAsia="en-US" w:bidi="ar-SA"/>
      </w:rPr>
    </w:lvl>
    <w:lvl w:ilvl="4">
      <w:numFmt w:val="bullet"/>
      <w:lvlText w:val="•"/>
      <w:lvlJc w:val="left"/>
      <w:pPr>
        <w:ind w:left="4484" w:hanging="720"/>
      </w:pPr>
      <w:rPr>
        <w:rFonts w:hint="default"/>
        <w:lang w:val="en-US" w:eastAsia="en-US" w:bidi="ar-SA"/>
      </w:rPr>
    </w:lvl>
    <w:lvl w:ilvl="5">
      <w:numFmt w:val="bullet"/>
      <w:lvlText w:val="•"/>
      <w:lvlJc w:val="left"/>
      <w:pPr>
        <w:ind w:left="5550" w:hanging="720"/>
      </w:pPr>
      <w:rPr>
        <w:rFonts w:hint="default"/>
        <w:lang w:val="en-US" w:eastAsia="en-US" w:bidi="ar-SA"/>
      </w:rPr>
    </w:lvl>
    <w:lvl w:ilvl="6">
      <w:numFmt w:val="bullet"/>
      <w:lvlText w:val="•"/>
      <w:lvlJc w:val="left"/>
      <w:pPr>
        <w:ind w:left="6616" w:hanging="720"/>
      </w:pPr>
      <w:rPr>
        <w:rFonts w:hint="default"/>
        <w:lang w:val="en-US" w:eastAsia="en-US" w:bidi="ar-SA"/>
      </w:rPr>
    </w:lvl>
    <w:lvl w:ilvl="7">
      <w:numFmt w:val="bullet"/>
      <w:lvlText w:val="•"/>
      <w:lvlJc w:val="left"/>
      <w:pPr>
        <w:ind w:left="7682" w:hanging="720"/>
      </w:pPr>
      <w:rPr>
        <w:rFonts w:hint="default"/>
        <w:lang w:val="en-US" w:eastAsia="en-US" w:bidi="ar-SA"/>
      </w:rPr>
    </w:lvl>
    <w:lvl w:ilvl="8">
      <w:numFmt w:val="bullet"/>
      <w:lvlText w:val="•"/>
      <w:lvlJc w:val="left"/>
      <w:pPr>
        <w:ind w:left="8748" w:hanging="720"/>
      </w:pPr>
      <w:rPr>
        <w:rFonts w:hint="default"/>
        <w:lang w:val="en-US" w:eastAsia="en-US" w:bidi="ar-SA"/>
      </w:rPr>
    </w:lvl>
  </w:abstractNum>
  <w:abstractNum w:abstractNumId="30" w15:restartNumberingAfterBreak="0">
    <w:nsid w:val="4E862D6E"/>
    <w:multiLevelType w:val="hybridMultilevel"/>
    <w:tmpl w:val="E2AA22C4"/>
    <w:lvl w:ilvl="0" w:tplc="FFFFFFFF">
      <w:start w:val="1"/>
      <w:numFmt w:val="lowerRoman"/>
      <w:lvlText w:val="%1."/>
      <w:lvlJc w:val="right"/>
      <w:pPr>
        <w:ind w:left="720" w:hanging="360"/>
      </w:pPr>
    </w:lvl>
    <w:lvl w:ilvl="1" w:tplc="0409001B">
      <w:start w:val="1"/>
      <w:numFmt w:val="lowerRoman"/>
      <w:lvlText w:val="%2."/>
      <w:lvlJc w:val="righ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F912C42"/>
    <w:multiLevelType w:val="multilevel"/>
    <w:tmpl w:val="46940394"/>
    <w:lvl w:ilvl="0">
      <w:start w:val="4"/>
      <w:numFmt w:val="decimal"/>
      <w:lvlText w:val="%1"/>
      <w:lvlJc w:val="left"/>
      <w:pPr>
        <w:ind w:left="360" w:hanging="360"/>
      </w:pPr>
      <w:rPr>
        <w:rFonts w:hint="default"/>
        <w:b/>
        <w:u w:val="single"/>
      </w:rPr>
    </w:lvl>
    <w:lvl w:ilvl="1">
      <w:start w:val="2"/>
      <w:numFmt w:val="decimal"/>
      <w:lvlText w:val="%1.%2"/>
      <w:lvlJc w:val="left"/>
      <w:pPr>
        <w:ind w:left="360" w:hanging="360"/>
      </w:pPr>
      <w:rPr>
        <w:rFonts w:hint="default"/>
        <w:b/>
        <w:u w:val="single"/>
      </w:rPr>
    </w:lvl>
    <w:lvl w:ilvl="2">
      <w:start w:val="1"/>
      <w:numFmt w:val="decimal"/>
      <w:lvlText w:val="%1.%2.%3"/>
      <w:lvlJc w:val="left"/>
      <w:pPr>
        <w:ind w:left="720" w:hanging="720"/>
      </w:pPr>
      <w:rPr>
        <w:rFonts w:hint="default"/>
        <w:b/>
        <w:u w:val="single"/>
      </w:rPr>
    </w:lvl>
    <w:lvl w:ilvl="3">
      <w:start w:val="1"/>
      <w:numFmt w:val="decimal"/>
      <w:lvlText w:val="%1.%2.%3.%4"/>
      <w:lvlJc w:val="left"/>
      <w:pPr>
        <w:ind w:left="720" w:hanging="720"/>
      </w:pPr>
      <w:rPr>
        <w:rFonts w:hint="default"/>
        <w:b/>
        <w:u w:val="single"/>
      </w:rPr>
    </w:lvl>
    <w:lvl w:ilvl="4">
      <w:start w:val="1"/>
      <w:numFmt w:val="decimal"/>
      <w:lvlText w:val="%1.%2.%3.%4.%5"/>
      <w:lvlJc w:val="left"/>
      <w:pPr>
        <w:ind w:left="1080" w:hanging="1080"/>
      </w:pPr>
      <w:rPr>
        <w:rFonts w:hint="default"/>
        <w:b/>
        <w:u w:val="single"/>
      </w:rPr>
    </w:lvl>
    <w:lvl w:ilvl="5">
      <w:start w:val="1"/>
      <w:numFmt w:val="decimal"/>
      <w:lvlText w:val="%1.%2.%3.%4.%5.%6"/>
      <w:lvlJc w:val="left"/>
      <w:pPr>
        <w:ind w:left="1080" w:hanging="1080"/>
      </w:pPr>
      <w:rPr>
        <w:rFonts w:hint="default"/>
        <w:b/>
        <w:u w:val="single"/>
      </w:rPr>
    </w:lvl>
    <w:lvl w:ilvl="6">
      <w:start w:val="1"/>
      <w:numFmt w:val="decimal"/>
      <w:lvlText w:val="%1.%2.%3.%4.%5.%6.%7"/>
      <w:lvlJc w:val="left"/>
      <w:pPr>
        <w:ind w:left="1440" w:hanging="1440"/>
      </w:pPr>
      <w:rPr>
        <w:rFonts w:hint="default"/>
        <w:b/>
        <w:u w:val="single"/>
      </w:rPr>
    </w:lvl>
    <w:lvl w:ilvl="7">
      <w:start w:val="1"/>
      <w:numFmt w:val="decimal"/>
      <w:lvlText w:val="%1.%2.%3.%4.%5.%6.%7.%8"/>
      <w:lvlJc w:val="left"/>
      <w:pPr>
        <w:ind w:left="1440" w:hanging="1440"/>
      </w:pPr>
      <w:rPr>
        <w:rFonts w:hint="default"/>
        <w:b/>
        <w:u w:val="single"/>
      </w:rPr>
    </w:lvl>
    <w:lvl w:ilvl="8">
      <w:start w:val="1"/>
      <w:numFmt w:val="decimal"/>
      <w:lvlText w:val="%1.%2.%3.%4.%5.%6.%7.%8.%9"/>
      <w:lvlJc w:val="left"/>
      <w:pPr>
        <w:ind w:left="1440" w:hanging="1440"/>
      </w:pPr>
      <w:rPr>
        <w:rFonts w:hint="default"/>
        <w:b/>
        <w:u w:val="single"/>
      </w:rPr>
    </w:lvl>
  </w:abstractNum>
  <w:abstractNum w:abstractNumId="32" w15:restartNumberingAfterBreak="0">
    <w:nsid w:val="54F629A0"/>
    <w:multiLevelType w:val="hybridMultilevel"/>
    <w:tmpl w:val="8C5E9CC8"/>
    <w:lvl w:ilvl="0" w:tplc="F10865F8">
      <w:start w:val="1"/>
      <w:numFmt w:val="decimal"/>
      <w:lvlText w:val="%1."/>
      <w:lvlJc w:val="left"/>
      <w:pPr>
        <w:ind w:left="940" w:hanging="360"/>
      </w:pPr>
      <w:rPr>
        <w:rFonts w:asciiTheme="minorHAnsi" w:eastAsia="Times New Roman" w:hAnsiTheme="minorHAnsi" w:cstheme="minorHAnsi" w:hint="default"/>
        <w:b w:val="0"/>
        <w:bCs w:val="0"/>
        <w:i w:val="0"/>
        <w:iCs w:val="0"/>
        <w:w w:val="100"/>
        <w:sz w:val="22"/>
        <w:szCs w:val="22"/>
        <w:lang w:val="en-US" w:eastAsia="en-US" w:bidi="ar-SA"/>
      </w:rPr>
    </w:lvl>
    <w:lvl w:ilvl="1" w:tplc="4F42F6F4">
      <w:start w:val="1"/>
      <w:numFmt w:val="lowerLetter"/>
      <w:lvlText w:val="%2."/>
      <w:lvlJc w:val="left"/>
      <w:pPr>
        <w:ind w:left="1660" w:hanging="360"/>
      </w:pPr>
      <w:rPr>
        <w:rFonts w:asciiTheme="minorHAnsi" w:eastAsia="Times New Roman" w:hAnsiTheme="minorHAnsi" w:cstheme="minorHAnsi" w:hint="default"/>
        <w:b w:val="0"/>
        <w:bCs w:val="0"/>
        <w:i w:val="0"/>
        <w:iCs w:val="0"/>
        <w:w w:val="100"/>
        <w:sz w:val="22"/>
        <w:szCs w:val="22"/>
        <w:lang w:val="en-US" w:eastAsia="en-US" w:bidi="ar-SA"/>
      </w:rPr>
    </w:lvl>
    <w:lvl w:ilvl="2" w:tplc="DF788960">
      <w:numFmt w:val="bullet"/>
      <w:lvlText w:val="•"/>
      <w:lvlJc w:val="left"/>
      <w:pPr>
        <w:ind w:left="2684" w:hanging="360"/>
      </w:pPr>
      <w:rPr>
        <w:rFonts w:hint="default"/>
        <w:lang w:val="en-US" w:eastAsia="en-US" w:bidi="ar-SA"/>
      </w:rPr>
    </w:lvl>
    <w:lvl w:ilvl="3" w:tplc="AD5E5FDA">
      <w:numFmt w:val="bullet"/>
      <w:lvlText w:val="•"/>
      <w:lvlJc w:val="left"/>
      <w:pPr>
        <w:ind w:left="3708" w:hanging="360"/>
      </w:pPr>
      <w:rPr>
        <w:rFonts w:hint="default"/>
        <w:lang w:val="en-US" w:eastAsia="en-US" w:bidi="ar-SA"/>
      </w:rPr>
    </w:lvl>
    <w:lvl w:ilvl="4" w:tplc="C2AA70C0">
      <w:numFmt w:val="bullet"/>
      <w:lvlText w:val="•"/>
      <w:lvlJc w:val="left"/>
      <w:pPr>
        <w:ind w:left="4733" w:hanging="360"/>
      </w:pPr>
      <w:rPr>
        <w:rFonts w:hint="default"/>
        <w:lang w:val="en-US" w:eastAsia="en-US" w:bidi="ar-SA"/>
      </w:rPr>
    </w:lvl>
    <w:lvl w:ilvl="5" w:tplc="F650E7F2">
      <w:numFmt w:val="bullet"/>
      <w:lvlText w:val="•"/>
      <w:lvlJc w:val="left"/>
      <w:pPr>
        <w:ind w:left="5757" w:hanging="360"/>
      </w:pPr>
      <w:rPr>
        <w:rFonts w:hint="default"/>
        <w:lang w:val="en-US" w:eastAsia="en-US" w:bidi="ar-SA"/>
      </w:rPr>
    </w:lvl>
    <w:lvl w:ilvl="6" w:tplc="C1042AEA">
      <w:numFmt w:val="bullet"/>
      <w:lvlText w:val="•"/>
      <w:lvlJc w:val="left"/>
      <w:pPr>
        <w:ind w:left="6782" w:hanging="360"/>
      </w:pPr>
      <w:rPr>
        <w:rFonts w:hint="default"/>
        <w:lang w:val="en-US" w:eastAsia="en-US" w:bidi="ar-SA"/>
      </w:rPr>
    </w:lvl>
    <w:lvl w:ilvl="7" w:tplc="A6FC97E6">
      <w:numFmt w:val="bullet"/>
      <w:lvlText w:val="•"/>
      <w:lvlJc w:val="left"/>
      <w:pPr>
        <w:ind w:left="7806" w:hanging="360"/>
      </w:pPr>
      <w:rPr>
        <w:rFonts w:hint="default"/>
        <w:lang w:val="en-US" w:eastAsia="en-US" w:bidi="ar-SA"/>
      </w:rPr>
    </w:lvl>
    <w:lvl w:ilvl="8" w:tplc="E6BC7C36">
      <w:numFmt w:val="bullet"/>
      <w:lvlText w:val="•"/>
      <w:lvlJc w:val="left"/>
      <w:pPr>
        <w:ind w:left="8831" w:hanging="360"/>
      </w:pPr>
      <w:rPr>
        <w:rFonts w:hint="default"/>
        <w:lang w:val="en-US" w:eastAsia="en-US" w:bidi="ar-SA"/>
      </w:rPr>
    </w:lvl>
  </w:abstractNum>
  <w:abstractNum w:abstractNumId="33" w15:restartNumberingAfterBreak="0">
    <w:nsid w:val="57895A8C"/>
    <w:multiLevelType w:val="multilevel"/>
    <w:tmpl w:val="FBEE9C6E"/>
    <w:lvl w:ilvl="0">
      <w:start w:val="8"/>
      <w:numFmt w:val="decimal"/>
      <w:lvlText w:val="%1."/>
      <w:lvlJc w:val="left"/>
      <w:pPr>
        <w:ind w:left="360" w:hanging="360"/>
      </w:pPr>
      <w:rPr>
        <w:rFonts w:hint="default"/>
        <w:b/>
        <w:u w:val="single"/>
      </w:rPr>
    </w:lvl>
    <w:lvl w:ilvl="1">
      <w:start w:val="4"/>
      <w:numFmt w:val="decimal"/>
      <w:lvlText w:val="%1.%2."/>
      <w:lvlJc w:val="left"/>
      <w:pPr>
        <w:ind w:left="-140" w:hanging="360"/>
      </w:pPr>
      <w:rPr>
        <w:rFonts w:hint="default"/>
        <w:b/>
        <w:u w:val="single"/>
      </w:rPr>
    </w:lvl>
    <w:lvl w:ilvl="2">
      <w:start w:val="1"/>
      <w:numFmt w:val="decimal"/>
      <w:lvlText w:val="%1.%2.%3."/>
      <w:lvlJc w:val="left"/>
      <w:pPr>
        <w:ind w:left="-280" w:hanging="720"/>
      </w:pPr>
      <w:rPr>
        <w:rFonts w:hint="default"/>
        <w:b/>
        <w:u w:val="single"/>
      </w:rPr>
    </w:lvl>
    <w:lvl w:ilvl="3">
      <w:start w:val="1"/>
      <w:numFmt w:val="decimal"/>
      <w:lvlText w:val="%1.%2.%3.%4."/>
      <w:lvlJc w:val="left"/>
      <w:pPr>
        <w:ind w:left="-780" w:hanging="720"/>
      </w:pPr>
      <w:rPr>
        <w:rFonts w:hint="default"/>
        <w:b/>
        <w:u w:val="single"/>
      </w:rPr>
    </w:lvl>
    <w:lvl w:ilvl="4">
      <w:start w:val="1"/>
      <w:numFmt w:val="decimal"/>
      <w:lvlText w:val="%1.%2.%3.%4.%5."/>
      <w:lvlJc w:val="left"/>
      <w:pPr>
        <w:ind w:left="-920" w:hanging="1080"/>
      </w:pPr>
      <w:rPr>
        <w:rFonts w:hint="default"/>
        <w:b/>
        <w:u w:val="single"/>
      </w:rPr>
    </w:lvl>
    <w:lvl w:ilvl="5">
      <w:start w:val="1"/>
      <w:numFmt w:val="decimal"/>
      <w:lvlText w:val="%1.%2.%3.%4.%5.%6."/>
      <w:lvlJc w:val="left"/>
      <w:pPr>
        <w:ind w:left="-1420" w:hanging="1080"/>
      </w:pPr>
      <w:rPr>
        <w:rFonts w:hint="default"/>
        <w:b/>
        <w:u w:val="single"/>
      </w:rPr>
    </w:lvl>
    <w:lvl w:ilvl="6">
      <w:start w:val="1"/>
      <w:numFmt w:val="decimal"/>
      <w:lvlText w:val="%1.%2.%3.%4.%5.%6.%7."/>
      <w:lvlJc w:val="left"/>
      <w:pPr>
        <w:ind w:left="-1560" w:hanging="1440"/>
      </w:pPr>
      <w:rPr>
        <w:rFonts w:hint="default"/>
        <w:b/>
        <w:u w:val="single"/>
      </w:rPr>
    </w:lvl>
    <w:lvl w:ilvl="7">
      <w:start w:val="1"/>
      <w:numFmt w:val="decimal"/>
      <w:lvlText w:val="%1.%2.%3.%4.%5.%6.%7.%8."/>
      <w:lvlJc w:val="left"/>
      <w:pPr>
        <w:ind w:left="-2060" w:hanging="1440"/>
      </w:pPr>
      <w:rPr>
        <w:rFonts w:hint="default"/>
        <w:b/>
        <w:u w:val="single"/>
      </w:rPr>
    </w:lvl>
    <w:lvl w:ilvl="8">
      <w:start w:val="1"/>
      <w:numFmt w:val="decimal"/>
      <w:lvlText w:val="%1.%2.%3.%4.%5.%6.%7.%8.%9."/>
      <w:lvlJc w:val="left"/>
      <w:pPr>
        <w:ind w:left="-2200" w:hanging="1800"/>
      </w:pPr>
      <w:rPr>
        <w:rFonts w:hint="default"/>
        <w:b/>
        <w:u w:val="single"/>
      </w:rPr>
    </w:lvl>
  </w:abstractNum>
  <w:abstractNum w:abstractNumId="34" w15:restartNumberingAfterBreak="0">
    <w:nsid w:val="57EC4DF8"/>
    <w:multiLevelType w:val="multilevel"/>
    <w:tmpl w:val="A2ECDE0C"/>
    <w:lvl w:ilvl="0">
      <w:start w:val="10"/>
      <w:numFmt w:val="decimal"/>
      <w:lvlText w:val="%1"/>
      <w:lvlJc w:val="left"/>
      <w:pPr>
        <w:ind w:left="1660" w:hanging="720"/>
      </w:pPr>
      <w:rPr>
        <w:rFonts w:hint="default"/>
        <w:lang w:val="en-US" w:eastAsia="en-US" w:bidi="ar-SA"/>
      </w:rPr>
    </w:lvl>
    <w:lvl w:ilvl="1">
      <w:start w:val="1"/>
      <w:numFmt w:val="decimal"/>
      <w:lvlText w:val="%1.%2"/>
      <w:lvlJc w:val="left"/>
      <w:pPr>
        <w:ind w:left="166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numFmt w:val="bullet"/>
      <w:lvlText w:val="•"/>
      <w:lvlJc w:val="left"/>
      <w:pPr>
        <w:ind w:left="3708" w:hanging="720"/>
      </w:pPr>
      <w:rPr>
        <w:rFonts w:hint="default"/>
        <w:lang w:val="en-US" w:eastAsia="en-US" w:bidi="ar-SA"/>
      </w:rPr>
    </w:lvl>
    <w:lvl w:ilvl="4">
      <w:numFmt w:val="bullet"/>
      <w:lvlText w:val="•"/>
      <w:lvlJc w:val="left"/>
      <w:pPr>
        <w:ind w:left="4733" w:hanging="720"/>
      </w:pPr>
      <w:rPr>
        <w:rFonts w:hint="default"/>
        <w:lang w:val="en-US" w:eastAsia="en-US" w:bidi="ar-SA"/>
      </w:rPr>
    </w:lvl>
    <w:lvl w:ilvl="5">
      <w:numFmt w:val="bullet"/>
      <w:lvlText w:val="•"/>
      <w:lvlJc w:val="left"/>
      <w:pPr>
        <w:ind w:left="5757" w:hanging="720"/>
      </w:pPr>
      <w:rPr>
        <w:rFonts w:hint="default"/>
        <w:lang w:val="en-US" w:eastAsia="en-US" w:bidi="ar-SA"/>
      </w:rPr>
    </w:lvl>
    <w:lvl w:ilvl="6">
      <w:numFmt w:val="bullet"/>
      <w:lvlText w:val="•"/>
      <w:lvlJc w:val="left"/>
      <w:pPr>
        <w:ind w:left="6782" w:hanging="720"/>
      </w:pPr>
      <w:rPr>
        <w:rFonts w:hint="default"/>
        <w:lang w:val="en-US" w:eastAsia="en-US" w:bidi="ar-SA"/>
      </w:rPr>
    </w:lvl>
    <w:lvl w:ilvl="7">
      <w:numFmt w:val="bullet"/>
      <w:lvlText w:val="•"/>
      <w:lvlJc w:val="left"/>
      <w:pPr>
        <w:ind w:left="7806" w:hanging="720"/>
      </w:pPr>
      <w:rPr>
        <w:rFonts w:hint="default"/>
        <w:lang w:val="en-US" w:eastAsia="en-US" w:bidi="ar-SA"/>
      </w:rPr>
    </w:lvl>
    <w:lvl w:ilvl="8">
      <w:numFmt w:val="bullet"/>
      <w:lvlText w:val="•"/>
      <w:lvlJc w:val="left"/>
      <w:pPr>
        <w:ind w:left="8831" w:hanging="720"/>
      </w:pPr>
      <w:rPr>
        <w:rFonts w:hint="default"/>
        <w:lang w:val="en-US" w:eastAsia="en-US" w:bidi="ar-SA"/>
      </w:rPr>
    </w:lvl>
  </w:abstractNum>
  <w:abstractNum w:abstractNumId="35" w15:restartNumberingAfterBreak="0">
    <w:nsid w:val="5A053228"/>
    <w:multiLevelType w:val="hybridMultilevel"/>
    <w:tmpl w:val="367A51BA"/>
    <w:lvl w:ilvl="0" w:tplc="0A0E0A7A">
      <w:start w:val="1"/>
      <w:numFmt w:val="decimal"/>
      <w:lvlText w:val="%1."/>
      <w:lvlJc w:val="left"/>
      <w:pPr>
        <w:ind w:left="580" w:hanging="360"/>
      </w:pPr>
      <w:rPr>
        <w:rFonts w:hint="default"/>
        <w:b/>
      </w:rPr>
    </w:lvl>
    <w:lvl w:ilvl="1" w:tplc="04090019" w:tentative="1">
      <w:start w:val="1"/>
      <w:numFmt w:val="lowerLetter"/>
      <w:lvlText w:val="%2."/>
      <w:lvlJc w:val="left"/>
      <w:pPr>
        <w:ind w:left="1300" w:hanging="360"/>
      </w:pPr>
    </w:lvl>
    <w:lvl w:ilvl="2" w:tplc="0409001B" w:tentative="1">
      <w:start w:val="1"/>
      <w:numFmt w:val="lowerRoman"/>
      <w:lvlText w:val="%3."/>
      <w:lvlJc w:val="right"/>
      <w:pPr>
        <w:ind w:left="2020" w:hanging="180"/>
      </w:pPr>
    </w:lvl>
    <w:lvl w:ilvl="3" w:tplc="0409000F" w:tentative="1">
      <w:start w:val="1"/>
      <w:numFmt w:val="decimal"/>
      <w:lvlText w:val="%4."/>
      <w:lvlJc w:val="left"/>
      <w:pPr>
        <w:ind w:left="2740" w:hanging="360"/>
      </w:pPr>
    </w:lvl>
    <w:lvl w:ilvl="4" w:tplc="04090019" w:tentative="1">
      <w:start w:val="1"/>
      <w:numFmt w:val="lowerLetter"/>
      <w:lvlText w:val="%5."/>
      <w:lvlJc w:val="left"/>
      <w:pPr>
        <w:ind w:left="3460" w:hanging="360"/>
      </w:pPr>
    </w:lvl>
    <w:lvl w:ilvl="5" w:tplc="0409001B" w:tentative="1">
      <w:start w:val="1"/>
      <w:numFmt w:val="lowerRoman"/>
      <w:lvlText w:val="%6."/>
      <w:lvlJc w:val="right"/>
      <w:pPr>
        <w:ind w:left="4180" w:hanging="180"/>
      </w:pPr>
    </w:lvl>
    <w:lvl w:ilvl="6" w:tplc="0409000F" w:tentative="1">
      <w:start w:val="1"/>
      <w:numFmt w:val="decimal"/>
      <w:lvlText w:val="%7."/>
      <w:lvlJc w:val="left"/>
      <w:pPr>
        <w:ind w:left="4900" w:hanging="360"/>
      </w:pPr>
    </w:lvl>
    <w:lvl w:ilvl="7" w:tplc="04090019" w:tentative="1">
      <w:start w:val="1"/>
      <w:numFmt w:val="lowerLetter"/>
      <w:lvlText w:val="%8."/>
      <w:lvlJc w:val="left"/>
      <w:pPr>
        <w:ind w:left="5620" w:hanging="360"/>
      </w:pPr>
    </w:lvl>
    <w:lvl w:ilvl="8" w:tplc="0409001B" w:tentative="1">
      <w:start w:val="1"/>
      <w:numFmt w:val="lowerRoman"/>
      <w:lvlText w:val="%9."/>
      <w:lvlJc w:val="right"/>
      <w:pPr>
        <w:ind w:left="6340" w:hanging="180"/>
      </w:pPr>
    </w:lvl>
  </w:abstractNum>
  <w:abstractNum w:abstractNumId="36" w15:restartNumberingAfterBreak="0">
    <w:nsid w:val="5B1212D8"/>
    <w:multiLevelType w:val="hybridMultilevel"/>
    <w:tmpl w:val="6F301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E5E059F"/>
    <w:multiLevelType w:val="hybridMultilevel"/>
    <w:tmpl w:val="9154EE82"/>
    <w:lvl w:ilvl="0" w:tplc="7F4E46A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601B2613"/>
    <w:multiLevelType w:val="hybridMultilevel"/>
    <w:tmpl w:val="E76A4B30"/>
    <w:lvl w:ilvl="0" w:tplc="0409001B">
      <w:start w:val="1"/>
      <w:numFmt w:val="low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9" w15:restartNumberingAfterBreak="0">
    <w:nsid w:val="68073426"/>
    <w:multiLevelType w:val="hybridMultilevel"/>
    <w:tmpl w:val="858E3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9140EF"/>
    <w:multiLevelType w:val="hybridMultilevel"/>
    <w:tmpl w:val="B8704AB2"/>
    <w:lvl w:ilvl="0" w:tplc="0409001B">
      <w:start w:val="1"/>
      <w:numFmt w:val="lowerRoman"/>
      <w:lvlText w:val="%1."/>
      <w:lvlJc w:val="right"/>
      <w:pPr>
        <w:ind w:left="1800" w:hanging="360"/>
      </w:pPr>
      <w:rPr>
        <w:rFonts w:hint="default"/>
        <w:i/>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6CDC7E5D"/>
    <w:multiLevelType w:val="hybridMultilevel"/>
    <w:tmpl w:val="B05C70AC"/>
    <w:lvl w:ilvl="0" w:tplc="5420A6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E3A6567"/>
    <w:multiLevelType w:val="hybridMultilevel"/>
    <w:tmpl w:val="C73268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E5805D4"/>
    <w:multiLevelType w:val="multilevel"/>
    <w:tmpl w:val="73A8511C"/>
    <w:lvl w:ilvl="0">
      <w:start w:val="13"/>
      <w:numFmt w:val="decimal"/>
      <w:lvlText w:val="%1"/>
      <w:lvlJc w:val="left"/>
      <w:pPr>
        <w:ind w:left="1660" w:hanging="720"/>
      </w:pPr>
      <w:rPr>
        <w:rFonts w:hint="default"/>
        <w:lang w:val="en-US" w:eastAsia="en-US" w:bidi="ar-SA"/>
      </w:rPr>
    </w:lvl>
    <w:lvl w:ilvl="1">
      <w:start w:val="1"/>
      <w:numFmt w:val="decimal"/>
      <w:lvlText w:val="%1.%2"/>
      <w:lvlJc w:val="left"/>
      <w:pPr>
        <w:ind w:left="166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numFmt w:val="bullet"/>
      <w:lvlText w:val="•"/>
      <w:lvlJc w:val="left"/>
      <w:pPr>
        <w:ind w:left="3708" w:hanging="720"/>
      </w:pPr>
      <w:rPr>
        <w:rFonts w:hint="default"/>
        <w:lang w:val="en-US" w:eastAsia="en-US" w:bidi="ar-SA"/>
      </w:rPr>
    </w:lvl>
    <w:lvl w:ilvl="4">
      <w:numFmt w:val="bullet"/>
      <w:lvlText w:val="•"/>
      <w:lvlJc w:val="left"/>
      <w:pPr>
        <w:ind w:left="4733" w:hanging="720"/>
      </w:pPr>
      <w:rPr>
        <w:rFonts w:hint="default"/>
        <w:lang w:val="en-US" w:eastAsia="en-US" w:bidi="ar-SA"/>
      </w:rPr>
    </w:lvl>
    <w:lvl w:ilvl="5">
      <w:numFmt w:val="bullet"/>
      <w:lvlText w:val="•"/>
      <w:lvlJc w:val="left"/>
      <w:pPr>
        <w:ind w:left="5757" w:hanging="720"/>
      </w:pPr>
      <w:rPr>
        <w:rFonts w:hint="default"/>
        <w:lang w:val="en-US" w:eastAsia="en-US" w:bidi="ar-SA"/>
      </w:rPr>
    </w:lvl>
    <w:lvl w:ilvl="6">
      <w:numFmt w:val="bullet"/>
      <w:lvlText w:val="•"/>
      <w:lvlJc w:val="left"/>
      <w:pPr>
        <w:ind w:left="6782" w:hanging="720"/>
      </w:pPr>
      <w:rPr>
        <w:rFonts w:hint="default"/>
        <w:lang w:val="en-US" w:eastAsia="en-US" w:bidi="ar-SA"/>
      </w:rPr>
    </w:lvl>
    <w:lvl w:ilvl="7">
      <w:numFmt w:val="bullet"/>
      <w:lvlText w:val="•"/>
      <w:lvlJc w:val="left"/>
      <w:pPr>
        <w:ind w:left="7806" w:hanging="720"/>
      </w:pPr>
      <w:rPr>
        <w:rFonts w:hint="default"/>
        <w:lang w:val="en-US" w:eastAsia="en-US" w:bidi="ar-SA"/>
      </w:rPr>
    </w:lvl>
    <w:lvl w:ilvl="8">
      <w:numFmt w:val="bullet"/>
      <w:lvlText w:val="•"/>
      <w:lvlJc w:val="left"/>
      <w:pPr>
        <w:ind w:left="8831" w:hanging="720"/>
      </w:pPr>
      <w:rPr>
        <w:rFonts w:hint="default"/>
        <w:lang w:val="en-US" w:eastAsia="en-US" w:bidi="ar-SA"/>
      </w:rPr>
    </w:lvl>
  </w:abstractNum>
  <w:abstractNum w:abstractNumId="44" w15:restartNumberingAfterBreak="0">
    <w:nsid w:val="6FD474F5"/>
    <w:multiLevelType w:val="multilevel"/>
    <w:tmpl w:val="EA1E039C"/>
    <w:lvl w:ilvl="0">
      <w:start w:val="5"/>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Theme="minorHAnsi" w:eastAsia="Times New Roman" w:hAnsiTheme="minorHAnsi" w:cstheme="minorHAnsi" w:hint="default"/>
        <w:b w:val="0"/>
        <w:bCs w:val="0"/>
        <w:i w:val="0"/>
        <w:iCs w:val="0"/>
        <w:w w:val="100"/>
        <w:sz w:val="22"/>
        <w:szCs w:val="22"/>
        <w:lang w:val="en-US" w:eastAsia="en-US" w:bidi="ar-SA"/>
      </w:rPr>
    </w:lvl>
    <w:lvl w:ilvl="3">
      <w:numFmt w:val="bullet"/>
      <w:lvlText w:val="•"/>
      <w:lvlJc w:val="left"/>
      <w:pPr>
        <w:ind w:left="4268" w:hanging="720"/>
      </w:pPr>
      <w:rPr>
        <w:rFonts w:hint="default"/>
        <w:lang w:val="en-US" w:eastAsia="en-US" w:bidi="ar-SA"/>
      </w:rPr>
    </w:lvl>
    <w:lvl w:ilvl="4">
      <w:numFmt w:val="bullet"/>
      <w:lvlText w:val="•"/>
      <w:lvlJc w:val="left"/>
      <w:pPr>
        <w:ind w:left="5213" w:hanging="720"/>
      </w:pPr>
      <w:rPr>
        <w:rFonts w:hint="default"/>
        <w:lang w:val="en-US" w:eastAsia="en-US" w:bidi="ar-SA"/>
      </w:rPr>
    </w:lvl>
    <w:lvl w:ilvl="5">
      <w:numFmt w:val="bullet"/>
      <w:lvlText w:val="•"/>
      <w:lvlJc w:val="left"/>
      <w:pPr>
        <w:ind w:left="6157" w:hanging="720"/>
      </w:pPr>
      <w:rPr>
        <w:rFonts w:hint="default"/>
        <w:lang w:val="en-US" w:eastAsia="en-US" w:bidi="ar-SA"/>
      </w:rPr>
    </w:lvl>
    <w:lvl w:ilvl="6">
      <w:numFmt w:val="bullet"/>
      <w:lvlText w:val="•"/>
      <w:lvlJc w:val="left"/>
      <w:pPr>
        <w:ind w:left="7102" w:hanging="720"/>
      </w:pPr>
      <w:rPr>
        <w:rFonts w:hint="default"/>
        <w:lang w:val="en-US" w:eastAsia="en-US" w:bidi="ar-SA"/>
      </w:rPr>
    </w:lvl>
    <w:lvl w:ilvl="7">
      <w:numFmt w:val="bullet"/>
      <w:lvlText w:val="•"/>
      <w:lvlJc w:val="left"/>
      <w:pPr>
        <w:ind w:left="8046" w:hanging="720"/>
      </w:pPr>
      <w:rPr>
        <w:rFonts w:hint="default"/>
        <w:lang w:val="en-US" w:eastAsia="en-US" w:bidi="ar-SA"/>
      </w:rPr>
    </w:lvl>
    <w:lvl w:ilvl="8">
      <w:numFmt w:val="bullet"/>
      <w:lvlText w:val="•"/>
      <w:lvlJc w:val="left"/>
      <w:pPr>
        <w:ind w:left="8991" w:hanging="720"/>
      </w:pPr>
      <w:rPr>
        <w:rFonts w:hint="default"/>
        <w:lang w:val="en-US" w:eastAsia="en-US" w:bidi="ar-SA"/>
      </w:rPr>
    </w:lvl>
  </w:abstractNum>
  <w:abstractNum w:abstractNumId="45" w15:restartNumberingAfterBreak="0">
    <w:nsid w:val="75563B05"/>
    <w:multiLevelType w:val="hybridMultilevel"/>
    <w:tmpl w:val="6330A2DC"/>
    <w:lvl w:ilvl="0" w:tplc="2DEC3512">
      <w:start w:val="14"/>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CBC1EE4"/>
    <w:multiLevelType w:val="hybridMultilevel"/>
    <w:tmpl w:val="41CEECAA"/>
    <w:lvl w:ilvl="0" w:tplc="6A744194">
      <w:start w:val="5"/>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1F1DC1"/>
    <w:multiLevelType w:val="multilevel"/>
    <w:tmpl w:val="2A0C6FCA"/>
    <w:lvl w:ilvl="0">
      <w:start w:val="12"/>
      <w:numFmt w:val="decimal"/>
      <w:lvlText w:val="%1"/>
      <w:lvlJc w:val="left"/>
      <w:pPr>
        <w:ind w:left="220" w:hanging="720"/>
      </w:pPr>
      <w:rPr>
        <w:rFonts w:hint="default"/>
        <w:lang w:val="en-US" w:eastAsia="en-US" w:bidi="ar-SA"/>
      </w:rPr>
    </w:lvl>
    <w:lvl w:ilvl="1">
      <w:start w:val="1"/>
      <w:numFmt w:val="decimal"/>
      <w:lvlText w:val="%1.%2"/>
      <w:lvlJc w:val="left"/>
      <w:pPr>
        <w:ind w:left="220" w:hanging="720"/>
      </w:pPr>
      <w:rPr>
        <w:rFonts w:ascii="Calibri" w:eastAsia="Times New Roman" w:hAnsi="Calibri" w:cs="Calibri" w:hint="default"/>
        <w:b/>
        <w:bCs/>
        <w:i w:val="0"/>
        <w:iCs w:val="0"/>
        <w:w w:val="100"/>
        <w:sz w:val="22"/>
        <w:szCs w:val="22"/>
        <w:lang w:val="en-US" w:eastAsia="en-US" w:bidi="ar-SA"/>
      </w:rPr>
    </w:lvl>
    <w:lvl w:ilvl="2">
      <w:start w:val="1"/>
      <w:numFmt w:val="lowerLetter"/>
      <w:lvlText w:val="%3."/>
      <w:lvlJc w:val="left"/>
      <w:pPr>
        <w:ind w:left="220" w:hanging="720"/>
      </w:pPr>
      <w:rPr>
        <w:rFonts w:ascii="Calibri" w:eastAsia="Times New Roman" w:hAnsi="Calibri" w:cs="Calibri" w:hint="default"/>
        <w:b w:val="0"/>
        <w:bCs w:val="0"/>
        <w:i w:val="0"/>
        <w:iCs w:val="0"/>
        <w:w w:val="100"/>
        <w:sz w:val="22"/>
        <w:szCs w:val="22"/>
        <w:lang w:val="en-US" w:eastAsia="en-US" w:bidi="ar-SA"/>
      </w:rPr>
    </w:lvl>
    <w:lvl w:ilvl="3">
      <w:numFmt w:val="bullet"/>
      <w:lvlText w:val="•"/>
      <w:lvlJc w:val="left"/>
      <w:pPr>
        <w:ind w:left="4268" w:hanging="720"/>
      </w:pPr>
      <w:rPr>
        <w:rFonts w:hint="default"/>
        <w:lang w:val="en-US" w:eastAsia="en-US" w:bidi="ar-SA"/>
      </w:rPr>
    </w:lvl>
    <w:lvl w:ilvl="4">
      <w:numFmt w:val="bullet"/>
      <w:lvlText w:val="•"/>
      <w:lvlJc w:val="left"/>
      <w:pPr>
        <w:ind w:left="5213" w:hanging="720"/>
      </w:pPr>
      <w:rPr>
        <w:rFonts w:hint="default"/>
        <w:lang w:val="en-US" w:eastAsia="en-US" w:bidi="ar-SA"/>
      </w:rPr>
    </w:lvl>
    <w:lvl w:ilvl="5">
      <w:numFmt w:val="bullet"/>
      <w:lvlText w:val="•"/>
      <w:lvlJc w:val="left"/>
      <w:pPr>
        <w:ind w:left="6157" w:hanging="720"/>
      </w:pPr>
      <w:rPr>
        <w:rFonts w:hint="default"/>
        <w:lang w:val="en-US" w:eastAsia="en-US" w:bidi="ar-SA"/>
      </w:rPr>
    </w:lvl>
    <w:lvl w:ilvl="6">
      <w:numFmt w:val="bullet"/>
      <w:lvlText w:val="•"/>
      <w:lvlJc w:val="left"/>
      <w:pPr>
        <w:ind w:left="7102" w:hanging="720"/>
      </w:pPr>
      <w:rPr>
        <w:rFonts w:hint="default"/>
        <w:lang w:val="en-US" w:eastAsia="en-US" w:bidi="ar-SA"/>
      </w:rPr>
    </w:lvl>
    <w:lvl w:ilvl="7">
      <w:numFmt w:val="bullet"/>
      <w:lvlText w:val="•"/>
      <w:lvlJc w:val="left"/>
      <w:pPr>
        <w:ind w:left="8046" w:hanging="720"/>
      </w:pPr>
      <w:rPr>
        <w:rFonts w:hint="default"/>
        <w:lang w:val="en-US" w:eastAsia="en-US" w:bidi="ar-SA"/>
      </w:rPr>
    </w:lvl>
    <w:lvl w:ilvl="8">
      <w:numFmt w:val="bullet"/>
      <w:lvlText w:val="•"/>
      <w:lvlJc w:val="left"/>
      <w:pPr>
        <w:ind w:left="8991" w:hanging="720"/>
      </w:pPr>
      <w:rPr>
        <w:rFonts w:hint="default"/>
        <w:lang w:val="en-US" w:eastAsia="en-US" w:bidi="ar-SA"/>
      </w:rPr>
    </w:lvl>
  </w:abstractNum>
  <w:num w:numId="1" w16cid:durableId="1105536045">
    <w:abstractNumId w:val="24"/>
  </w:num>
  <w:num w:numId="2" w16cid:durableId="767121269">
    <w:abstractNumId w:val="1"/>
  </w:num>
  <w:num w:numId="3" w16cid:durableId="1113746926">
    <w:abstractNumId w:val="27"/>
  </w:num>
  <w:num w:numId="4" w16cid:durableId="1700273845">
    <w:abstractNumId w:val="26"/>
  </w:num>
  <w:num w:numId="5" w16cid:durableId="35551481">
    <w:abstractNumId w:val="4"/>
  </w:num>
  <w:num w:numId="6" w16cid:durableId="1741367432">
    <w:abstractNumId w:val="25"/>
  </w:num>
  <w:num w:numId="7" w16cid:durableId="235165564">
    <w:abstractNumId w:val="32"/>
  </w:num>
  <w:num w:numId="8" w16cid:durableId="514273139">
    <w:abstractNumId w:val="2"/>
  </w:num>
  <w:num w:numId="9" w16cid:durableId="209458881">
    <w:abstractNumId w:val="5"/>
  </w:num>
  <w:num w:numId="10" w16cid:durableId="1469198844">
    <w:abstractNumId w:val="28"/>
  </w:num>
  <w:num w:numId="11" w16cid:durableId="773863327">
    <w:abstractNumId w:val="29"/>
  </w:num>
  <w:num w:numId="12" w16cid:durableId="1893417196">
    <w:abstractNumId w:val="15"/>
  </w:num>
  <w:num w:numId="13" w16cid:durableId="689185373">
    <w:abstractNumId w:val="19"/>
  </w:num>
  <w:num w:numId="14" w16cid:durableId="1737120575">
    <w:abstractNumId w:val="11"/>
  </w:num>
  <w:num w:numId="15" w16cid:durableId="2088914166">
    <w:abstractNumId w:val="23"/>
  </w:num>
  <w:num w:numId="16" w16cid:durableId="1078676505">
    <w:abstractNumId w:val="20"/>
  </w:num>
  <w:num w:numId="17" w16cid:durableId="1983347627">
    <w:abstractNumId w:val="43"/>
  </w:num>
  <w:num w:numId="18" w16cid:durableId="1543054540">
    <w:abstractNumId w:val="7"/>
  </w:num>
  <w:num w:numId="19" w16cid:durableId="1541091983">
    <w:abstractNumId w:val="47"/>
  </w:num>
  <w:num w:numId="20" w16cid:durableId="154498703">
    <w:abstractNumId w:val="9"/>
  </w:num>
  <w:num w:numId="21" w16cid:durableId="1715619871">
    <w:abstractNumId w:val="34"/>
  </w:num>
  <w:num w:numId="22" w16cid:durableId="1624265742">
    <w:abstractNumId w:val="13"/>
  </w:num>
  <w:num w:numId="23" w16cid:durableId="38287166">
    <w:abstractNumId w:val="3"/>
  </w:num>
  <w:num w:numId="24" w16cid:durableId="1589384343">
    <w:abstractNumId w:val="12"/>
  </w:num>
  <w:num w:numId="25" w16cid:durableId="1916476009">
    <w:abstractNumId w:val="14"/>
  </w:num>
  <w:num w:numId="26" w16cid:durableId="1072778961">
    <w:abstractNumId w:val="44"/>
  </w:num>
  <w:num w:numId="27" w16cid:durableId="555045872">
    <w:abstractNumId w:val="22"/>
  </w:num>
  <w:num w:numId="28" w16cid:durableId="1891765368">
    <w:abstractNumId w:val="21"/>
  </w:num>
  <w:num w:numId="29" w16cid:durableId="1927684406">
    <w:abstractNumId w:val="0"/>
  </w:num>
  <w:num w:numId="30" w16cid:durableId="1330447265">
    <w:abstractNumId w:val="6"/>
  </w:num>
  <w:num w:numId="31" w16cid:durableId="1523325897">
    <w:abstractNumId w:val="39"/>
  </w:num>
  <w:num w:numId="32" w16cid:durableId="719210706">
    <w:abstractNumId w:val="18"/>
  </w:num>
  <w:num w:numId="33" w16cid:durableId="1536382913">
    <w:abstractNumId w:val="31"/>
  </w:num>
  <w:num w:numId="34" w16cid:durableId="883104689">
    <w:abstractNumId w:val="45"/>
  </w:num>
  <w:num w:numId="35" w16cid:durableId="1756786395">
    <w:abstractNumId w:val="8"/>
  </w:num>
  <w:num w:numId="36" w16cid:durableId="989481522">
    <w:abstractNumId w:val="46"/>
  </w:num>
  <w:num w:numId="37" w16cid:durableId="173033193">
    <w:abstractNumId w:val="10"/>
  </w:num>
  <w:num w:numId="38" w16cid:durableId="1349406671">
    <w:abstractNumId w:val="33"/>
  </w:num>
  <w:num w:numId="39" w16cid:durableId="1811245747">
    <w:abstractNumId w:val="17"/>
  </w:num>
  <w:num w:numId="40" w16cid:durableId="689066046">
    <w:abstractNumId w:val="16"/>
  </w:num>
  <w:num w:numId="41" w16cid:durableId="874804404">
    <w:abstractNumId w:val="42"/>
  </w:num>
  <w:num w:numId="42" w16cid:durableId="414597479">
    <w:abstractNumId w:val="36"/>
  </w:num>
  <w:num w:numId="43" w16cid:durableId="1388143855">
    <w:abstractNumId w:val="38"/>
  </w:num>
  <w:num w:numId="44" w16cid:durableId="546181513">
    <w:abstractNumId w:val="30"/>
  </w:num>
  <w:num w:numId="45" w16cid:durableId="1440561688">
    <w:abstractNumId w:val="40"/>
  </w:num>
  <w:num w:numId="46" w16cid:durableId="883634966">
    <w:abstractNumId w:val="35"/>
  </w:num>
  <w:num w:numId="47" w16cid:durableId="319313553">
    <w:abstractNumId w:val="37"/>
  </w:num>
  <w:num w:numId="48" w16cid:durableId="813987722">
    <w:abstractNumId w:val="4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GEL WESLEY">
    <w15:presenceInfo w15:providerId="AD" w15:userId="S::ANGELWESLEY@MAL2025.onmicrosoft.com::92d2b134-e973-46a3-87b8-2c5b6179b576"/>
  </w15:person>
  <w15:person w15:author="David Henry">
    <w15:presenceInfo w15:providerId="Windows Live" w15:userId="dfaeaa2fd746ac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0B9"/>
    <w:rsid w:val="0000050E"/>
    <w:rsid w:val="00006931"/>
    <w:rsid w:val="00015CF0"/>
    <w:rsid w:val="00016B7E"/>
    <w:rsid w:val="00022CE1"/>
    <w:rsid w:val="00023B08"/>
    <w:rsid w:val="0002596D"/>
    <w:rsid w:val="00050612"/>
    <w:rsid w:val="000575CB"/>
    <w:rsid w:val="00061C9F"/>
    <w:rsid w:val="000651B7"/>
    <w:rsid w:val="00065A62"/>
    <w:rsid w:val="00085A43"/>
    <w:rsid w:val="00085D82"/>
    <w:rsid w:val="00087270"/>
    <w:rsid w:val="00090277"/>
    <w:rsid w:val="000A4724"/>
    <w:rsid w:val="000A6033"/>
    <w:rsid w:val="000B6C6C"/>
    <w:rsid w:val="000C208B"/>
    <w:rsid w:val="000C3F4E"/>
    <w:rsid w:val="000C4D32"/>
    <w:rsid w:val="000C6A82"/>
    <w:rsid w:val="000D79C6"/>
    <w:rsid w:val="000E1E6E"/>
    <w:rsid w:val="001209BF"/>
    <w:rsid w:val="001361B9"/>
    <w:rsid w:val="0013627D"/>
    <w:rsid w:val="00146AD3"/>
    <w:rsid w:val="001504E2"/>
    <w:rsid w:val="00154525"/>
    <w:rsid w:val="001559CB"/>
    <w:rsid w:val="00155E1A"/>
    <w:rsid w:val="00166E93"/>
    <w:rsid w:val="00174399"/>
    <w:rsid w:val="00174CE4"/>
    <w:rsid w:val="00185B32"/>
    <w:rsid w:val="001869DF"/>
    <w:rsid w:val="001A17E3"/>
    <w:rsid w:val="001B2363"/>
    <w:rsid w:val="001B6AFD"/>
    <w:rsid w:val="001C2F8C"/>
    <w:rsid w:val="001C4338"/>
    <w:rsid w:val="001C5F00"/>
    <w:rsid w:val="001C6662"/>
    <w:rsid w:val="001C6999"/>
    <w:rsid w:val="001D00B9"/>
    <w:rsid w:val="001E1F59"/>
    <w:rsid w:val="001E42A3"/>
    <w:rsid w:val="001F64FE"/>
    <w:rsid w:val="00204E46"/>
    <w:rsid w:val="0020664A"/>
    <w:rsid w:val="002124ED"/>
    <w:rsid w:val="00212EE9"/>
    <w:rsid w:val="00222979"/>
    <w:rsid w:val="00250F28"/>
    <w:rsid w:val="0025367D"/>
    <w:rsid w:val="00255713"/>
    <w:rsid w:val="0026238E"/>
    <w:rsid w:val="002659EE"/>
    <w:rsid w:val="00265D96"/>
    <w:rsid w:val="002760C3"/>
    <w:rsid w:val="00276498"/>
    <w:rsid w:val="00281AE6"/>
    <w:rsid w:val="002A577A"/>
    <w:rsid w:val="002A7DD1"/>
    <w:rsid w:val="002B311D"/>
    <w:rsid w:val="002B3968"/>
    <w:rsid w:val="002C5884"/>
    <w:rsid w:val="002C79BB"/>
    <w:rsid w:val="002D1919"/>
    <w:rsid w:val="002D193F"/>
    <w:rsid w:val="002D33F6"/>
    <w:rsid w:val="002D4715"/>
    <w:rsid w:val="002D572F"/>
    <w:rsid w:val="002D6F06"/>
    <w:rsid w:val="002E2B09"/>
    <w:rsid w:val="002E3AB2"/>
    <w:rsid w:val="002F0F21"/>
    <w:rsid w:val="002F5F9F"/>
    <w:rsid w:val="00311C34"/>
    <w:rsid w:val="0031382C"/>
    <w:rsid w:val="003145F1"/>
    <w:rsid w:val="003159B1"/>
    <w:rsid w:val="00316916"/>
    <w:rsid w:val="0031741B"/>
    <w:rsid w:val="00320B6E"/>
    <w:rsid w:val="00325A75"/>
    <w:rsid w:val="00325E02"/>
    <w:rsid w:val="00327B49"/>
    <w:rsid w:val="0033012B"/>
    <w:rsid w:val="00330778"/>
    <w:rsid w:val="00332159"/>
    <w:rsid w:val="00342823"/>
    <w:rsid w:val="003466C2"/>
    <w:rsid w:val="003531CA"/>
    <w:rsid w:val="00354C66"/>
    <w:rsid w:val="00357BB5"/>
    <w:rsid w:val="00360C83"/>
    <w:rsid w:val="00361913"/>
    <w:rsid w:val="00367EE3"/>
    <w:rsid w:val="00370603"/>
    <w:rsid w:val="003737A3"/>
    <w:rsid w:val="00376D48"/>
    <w:rsid w:val="00376E70"/>
    <w:rsid w:val="0037775B"/>
    <w:rsid w:val="0038450B"/>
    <w:rsid w:val="003878F8"/>
    <w:rsid w:val="0039203D"/>
    <w:rsid w:val="003926D3"/>
    <w:rsid w:val="00393A38"/>
    <w:rsid w:val="003A1347"/>
    <w:rsid w:val="003A143A"/>
    <w:rsid w:val="003A20B0"/>
    <w:rsid w:val="003A32AA"/>
    <w:rsid w:val="003A4B2B"/>
    <w:rsid w:val="003A76BC"/>
    <w:rsid w:val="003B79B4"/>
    <w:rsid w:val="003C1CF1"/>
    <w:rsid w:val="003C4085"/>
    <w:rsid w:val="003C68E5"/>
    <w:rsid w:val="003C6FBA"/>
    <w:rsid w:val="003D256B"/>
    <w:rsid w:val="003D36FB"/>
    <w:rsid w:val="003E3DBD"/>
    <w:rsid w:val="003E64D1"/>
    <w:rsid w:val="003F02CD"/>
    <w:rsid w:val="003F1631"/>
    <w:rsid w:val="003F2642"/>
    <w:rsid w:val="003F6C39"/>
    <w:rsid w:val="003F725D"/>
    <w:rsid w:val="00400CE4"/>
    <w:rsid w:val="00401F78"/>
    <w:rsid w:val="004036CD"/>
    <w:rsid w:val="00405AD7"/>
    <w:rsid w:val="0040647D"/>
    <w:rsid w:val="004137E9"/>
    <w:rsid w:val="00416F3F"/>
    <w:rsid w:val="00417AB8"/>
    <w:rsid w:val="00424071"/>
    <w:rsid w:val="004244A3"/>
    <w:rsid w:val="004251ED"/>
    <w:rsid w:val="0042562F"/>
    <w:rsid w:val="0042575C"/>
    <w:rsid w:val="0042648E"/>
    <w:rsid w:val="00430D73"/>
    <w:rsid w:val="00437FA3"/>
    <w:rsid w:val="004425AE"/>
    <w:rsid w:val="00446458"/>
    <w:rsid w:val="00446CC3"/>
    <w:rsid w:val="00447F7F"/>
    <w:rsid w:val="0045032D"/>
    <w:rsid w:val="00465312"/>
    <w:rsid w:val="00466654"/>
    <w:rsid w:val="004719D3"/>
    <w:rsid w:val="0047349C"/>
    <w:rsid w:val="0048274D"/>
    <w:rsid w:val="00492A86"/>
    <w:rsid w:val="0049595F"/>
    <w:rsid w:val="004A5D2C"/>
    <w:rsid w:val="004A6517"/>
    <w:rsid w:val="004B198C"/>
    <w:rsid w:val="004B2762"/>
    <w:rsid w:val="004B7AA0"/>
    <w:rsid w:val="004C2D91"/>
    <w:rsid w:val="004C5E9E"/>
    <w:rsid w:val="004C62EE"/>
    <w:rsid w:val="004D239B"/>
    <w:rsid w:val="004D276E"/>
    <w:rsid w:val="004D2C41"/>
    <w:rsid w:val="004D30FC"/>
    <w:rsid w:val="004D6EB0"/>
    <w:rsid w:val="004E4BC8"/>
    <w:rsid w:val="004E66FB"/>
    <w:rsid w:val="004F34AA"/>
    <w:rsid w:val="004F3B3E"/>
    <w:rsid w:val="004F5594"/>
    <w:rsid w:val="005005D8"/>
    <w:rsid w:val="00501983"/>
    <w:rsid w:val="0050265F"/>
    <w:rsid w:val="00505B6F"/>
    <w:rsid w:val="0050744D"/>
    <w:rsid w:val="00507737"/>
    <w:rsid w:val="005141B7"/>
    <w:rsid w:val="00517345"/>
    <w:rsid w:val="00521660"/>
    <w:rsid w:val="00521DCB"/>
    <w:rsid w:val="00523346"/>
    <w:rsid w:val="00525143"/>
    <w:rsid w:val="00530E18"/>
    <w:rsid w:val="00531463"/>
    <w:rsid w:val="00531E18"/>
    <w:rsid w:val="00533733"/>
    <w:rsid w:val="00545783"/>
    <w:rsid w:val="00555B71"/>
    <w:rsid w:val="00555F46"/>
    <w:rsid w:val="00560871"/>
    <w:rsid w:val="00564289"/>
    <w:rsid w:val="005673E0"/>
    <w:rsid w:val="00567B79"/>
    <w:rsid w:val="0057051A"/>
    <w:rsid w:val="0057118D"/>
    <w:rsid w:val="00571A6E"/>
    <w:rsid w:val="0057301A"/>
    <w:rsid w:val="00576135"/>
    <w:rsid w:val="005854B9"/>
    <w:rsid w:val="0059028E"/>
    <w:rsid w:val="00592104"/>
    <w:rsid w:val="005A69E6"/>
    <w:rsid w:val="005B624D"/>
    <w:rsid w:val="005C6F93"/>
    <w:rsid w:val="005D32AD"/>
    <w:rsid w:val="005E2079"/>
    <w:rsid w:val="005E2A0D"/>
    <w:rsid w:val="005E310C"/>
    <w:rsid w:val="005E6570"/>
    <w:rsid w:val="00601BC3"/>
    <w:rsid w:val="00603956"/>
    <w:rsid w:val="00610439"/>
    <w:rsid w:val="00611C86"/>
    <w:rsid w:val="00614629"/>
    <w:rsid w:val="00622997"/>
    <w:rsid w:val="00623F4D"/>
    <w:rsid w:val="006268AA"/>
    <w:rsid w:val="00630BE1"/>
    <w:rsid w:val="00630E10"/>
    <w:rsid w:val="00635A73"/>
    <w:rsid w:val="00647A09"/>
    <w:rsid w:val="0065167E"/>
    <w:rsid w:val="00654FB8"/>
    <w:rsid w:val="0066504B"/>
    <w:rsid w:val="00670442"/>
    <w:rsid w:val="00671729"/>
    <w:rsid w:val="0067740B"/>
    <w:rsid w:val="006872A7"/>
    <w:rsid w:val="0069278D"/>
    <w:rsid w:val="006953E2"/>
    <w:rsid w:val="006B14AE"/>
    <w:rsid w:val="006B203B"/>
    <w:rsid w:val="006B2F46"/>
    <w:rsid w:val="006B7B86"/>
    <w:rsid w:val="006B7D59"/>
    <w:rsid w:val="006C7FD0"/>
    <w:rsid w:val="006D3381"/>
    <w:rsid w:val="006D48EB"/>
    <w:rsid w:val="006F20B0"/>
    <w:rsid w:val="00701672"/>
    <w:rsid w:val="007059E0"/>
    <w:rsid w:val="00717A37"/>
    <w:rsid w:val="00720413"/>
    <w:rsid w:val="007211E1"/>
    <w:rsid w:val="00723231"/>
    <w:rsid w:val="00730C39"/>
    <w:rsid w:val="0073137A"/>
    <w:rsid w:val="007349C9"/>
    <w:rsid w:val="0073552F"/>
    <w:rsid w:val="0074016A"/>
    <w:rsid w:val="00746535"/>
    <w:rsid w:val="00752B55"/>
    <w:rsid w:val="0075403B"/>
    <w:rsid w:val="007634A3"/>
    <w:rsid w:val="0077171F"/>
    <w:rsid w:val="007725C1"/>
    <w:rsid w:val="0077704B"/>
    <w:rsid w:val="00781D1C"/>
    <w:rsid w:val="00791FB1"/>
    <w:rsid w:val="007959F2"/>
    <w:rsid w:val="007A0381"/>
    <w:rsid w:val="007A0D8A"/>
    <w:rsid w:val="007A47EF"/>
    <w:rsid w:val="007B0FD2"/>
    <w:rsid w:val="007B49B4"/>
    <w:rsid w:val="007B529F"/>
    <w:rsid w:val="007B7030"/>
    <w:rsid w:val="007C2ABB"/>
    <w:rsid w:val="007C6FC1"/>
    <w:rsid w:val="007D65E6"/>
    <w:rsid w:val="007D7CED"/>
    <w:rsid w:val="007E06CE"/>
    <w:rsid w:val="007E30AA"/>
    <w:rsid w:val="007E50EE"/>
    <w:rsid w:val="007F3A27"/>
    <w:rsid w:val="008032C0"/>
    <w:rsid w:val="0081190F"/>
    <w:rsid w:val="00813E05"/>
    <w:rsid w:val="00816206"/>
    <w:rsid w:val="00820BA2"/>
    <w:rsid w:val="008363D2"/>
    <w:rsid w:val="00851E27"/>
    <w:rsid w:val="008526AC"/>
    <w:rsid w:val="00854821"/>
    <w:rsid w:val="00860436"/>
    <w:rsid w:val="0086069C"/>
    <w:rsid w:val="00861D0B"/>
    <w:rsid w:val="0087304A"/>
    <w:rsid w:val="00880B6A"/>
    <w:rsid w:val="00885036"/>
    <w:rsid w:val="00890BAA"/>
    <w:rsid w:val="00892EC6"/>
    <w:rsid w:val="008A475F"/>
    <w:rsid w:val="008A6B3C"/>
    <w:rsid w:val="008A7C17"/>
    <w:rsid w:val="008B4AA0"/>
    <w:rsid w:val="008B6AF8"/>
    <w:rsid w:val="008B773C"/>
    <w:rsid w:val="008C63B4"/>
    <w:rsid w:val="008D1676"/>
    <w:rsid w:val="008D2A2C"/>
    <w:rsid w:val="008D2C83"/>
    <w:rsid w:val="008D4256"/>
    <w:rsid w:val="008E0C7B"/>
    <w:rsid w:val="008E125C"/>
    <w:rsid w:val="008E37BD"/>
    <w:rsid w:val="008F0421"/>
    <w:rsid w:val="00903B01"/>
    <w:rsid w:val="00906357"/>
    <w:rsid w:val="009067F8"/>
    <w:rsid w:val="009113BE"/>
    <w:rsid w:val="0091226F"/>
    <w:rsid w:val="00916A9E"/>
    <w:rsid w:val="009233C4"/>
    <w:rsid w:val="00924BD2"/>
    <w:rsid w:val="0092527C"/>
    <w:rsid w:val="00925B68"/>
    <w:rsid w:val="00925DAE"/>
    <w:rsid w:val="00932199"/>
    <w:rsid w:val="00933A32"/>
    <w:rsid w:val="009361D9"/>
    <w:rsid w:val="009417BD"/>
    <w:rsid w:val="00956184"/>
    <w:rsid w:val="00957D3F"/>
    <w:rsid w:val="00970BEB"/>
    <w:rsid w:val="00974FF6"/>
    <w:rsid w:val="00977939"/>
    <w:rsid w:val="00987388"/>
    <w:rsid w:val="00987D8C"/>
    <w:rsid w:val="0099238B"/>
    <w:rsid w:val="009948B6"/>
    <w:rsid w:val="009966EC"/>
    <w:rsid w:val="00996FA1"/>
    <w:rsid w:val="009A16C7"/>
    <w:rsid w:val="009A2D04"/>
    <w:rsid w:val="009A5172"/>
    <w:rsid w:val="009B0CEC"/>
    <w:rsid w:val="009B15CD"/>
    <w:rsid w:val="009B23A0"/>
    <w:rsid w:val="009B38F5"/>
    <w:rsid w:val="009B43B4"/>
    <w:rsid w:val="009B5BC8"/>
    <w:rsid w:val="009C3A70"/>
    <w:rsid w:val="009C576D"/>
    <w:rsid w:val="009D1883"/>
    <w:rsid w:val="009D24E8"/>
    <w:rsid w:val="009E4057"/>
    <w:rsid w:val="009E50B6"/>
    <w:rsid w:val="009E5C88"/>
    <w:rsid w:val="009F025C"/>
    <w:rsid w:val="00A00A30"/>
    <w:rsid w:val="00A04DBD"/>
    <w:rsid w:val="00A06343"/>
    <w:rsid w:val="00A066CD"/>
    <w:rsid w:val="00A071E1"/>
    <w:rsid w:val="00A10B76"/>
    <w:rsid w:val="00A16ACB"/>
    <w:rsid w:val="00A3114E"/>
    <w:rsid w:val="00A3156E"/>
    <w:rsid w:val="00A412B5"/>
    <w:rsid w:val="00A4180A"/>
    <w:rsid w:val="00A43F4E"/>
    <w:rsid w:val="00A45769"/>
    <w:rsid w:val="00A71C76"/>
    <w:rsid w:val="00A760A1"/>
    <w:rsid w:val="00A82FB5"/>
    <w:rsid w:val="00A84CCF"/>
    <w:rsid w:val="00A871A5"/>
    <w:rsid w:val="00A93435"/>
    <w:rsid w:val="00A93C8C"/>
    <w:rsid w:val="00A959A0"/>
    <w:rsid w:val="00A977E2"/>
    <w:rsid w:val="00AA689C"/>
    <w:rsid w:val="00AB0E37"/>
    <w:rsid w:val="00AB5AC9"/>
    <w:rsid w:val="00AC22F4"/>
    <w:rsid w:val="00AC6DCD"/>
    <w:rsid w:val="00AD28D0"/>
    <w:rsid w:val="00AE2E81"/>
    <w:rsid w:val="00AF62F9"/>
    <w:rsid w:val="00B00AC7"/>
    <w:rsid w:val="00B01714"/>
    <w:rsid w:val="00B04607"/>
    <w:rsid w:val="00B06821"/>
    <w:rsid w:val="00B17341"/>
    <w:rsid w:val="00B21EFB"/>
    <w:rsid w:val="00B35E5F"/>
    <w:rsid w:val="00B37557"/>
    <w:rsid w:val="00B3791F"/>
    <w:rsid w:val="00B4217C"/>
    <w:rsid w:val="00B510AB"/>
    <w:rsid w:val="00B51256"/>
    <w:rsid w:val="00B57447"/>
    <w:rsid w:val="00B91101"/>
    <w:rsid w:val="00B95C1E"/>
    <w:rsid w:val="00B96875"/>
    <w:rsid w:val="00BA1F0C"/>
    <w:rsid w:val="00BA582B"/>
    <w:rsid w:val="00BB2B81"/>
    <w:rsid w:val="00BB2F63"/>
    <w:rsid w:val="00BB45CB"/>
    <w:rsid w:val="00BB7A13"/>
    <w:rsid w:val="00BC1423"/>
    <w:rsid w:val="00BC195F"/>
    <w:rsid w:val="00BC1E1D"/>
    <w:rsid w:val="00BC36AC"/>
    <w:rsid w:val="00BC3D49"/>
    <w:rsid w:val="00BD2156"/>
    <w:rsid w:val="00BD3F4D"/>
    <w:rsid w:val="00BD430F"/>
    <w:rsid w:val="00BE58DD"/>
    <w:rsid w:val="00BE67F9"/>
    <w:rsid w:val="00BF41B2"/>
    <w:rsid w:val="00BF5D93"/>
    <w:rsid w:val="00C00336"/>
    <w:rsid w:val="00C03D80"/>
    <w:rsid w:val="00C146D8"/>
    <w:rsid w:val="00C176F6"/>
    <w:rsid w:val="00C259CE"/>
    <w:rsid w:val="00C3026A"/>
    <w:rsid w:val="00C3049E"/>
    <w:rsid w:val="00C333F4"/>
    <w:rsid w:val="00C369E2"/>
    <w:rsid w:val="00C37344"/>
    <w:rsid w:val="00C41C6E"/>
    <w:rsid w:val="00C42247"/>
    <w:rsid w:val="00C431F9"/>
    <w:rsid w:val="00C54A03"/>
    <w:rsid w:val="00C5626B"/>
    <w:rsid w:val="00C63A9B"/>
    <w:rsid w:val="00C6626C"/>
    <w:rsid w:val="00C7610E"/>
    <w:rsid w:val="00C81216"/>
    <w:rsid w:val="00C814BB"/>
    <w:rsid w:val="00C81CA7"/>
    <w:rsid w:val="00C85E16"/>
    <w:rsid w:val="00C95BC9"/>
    <w:rsid w:val="00CB0684"/>
    <w:rsid w:val="00CB388E"/>
    <w:rsid w:val="00CB4E39"/>
    <w:rsid w:val="00CC364B"/>
    <w:rsid w:val="00CC3F55"/>
    <w:rsid w:val="00CE4F18"/>
    <w:rsid w:val="00CE598E"/>
    <w:rsid w:val="00CF0674"/>
    <w:rsid w:val="00D01317"/>
    <w:rsid w:val="00D13F4D"/>
    <w:rsid w:val="00D207FF"/>
    <w:rsid w:val="00D211AE"/>
    <w:rsid w:val="00D24943"/>
    <w:rsid w:val="00D3669F"/>
    <w:rsid w:val="00D42DB3"/>
    <w:rsid w:val="00D4393C"/>
    <w:rsid w:val="00D50CFA"/>
    <w:rsid w:val="00D57621"/>
    <w:rsid w:val="00D60568"/>
    <w:rsid w:val="00D677D4"/>
    <w:rsid w:val="00D70CA8"/>
    <w:rsid w:val="00D7251B"/>
    <w:rsid w:val="00D74B65"/>
    <w:rsid w:val="00D77977"/>
    <w:rsid w:val="00D90697"/>
    <w:rsid w:val="00D94679"/>
    <w:rsid w:val="00D94795"/>
    <w:rsid w:val="00D97860"/>
    <w:rsid w:val="00DB1871"/>
    <w:rsid w:val="00DB1DAB"/>
    <w:rsid w:val="00DB230A"/>
    <w:rsid w:val="00DB3B30"/>
    <w:rsid w:val="00DC1327"/>
    <w:rsid w:val="00DD16B2"/>
    <w:rsid w:val="00DE120E"/>
    <w:rsid w:val="00DE63C0"/>
    <w:rsid w:val="00DF088B"/>
    <w:rsid w:val="00DF4BE6"/>
    <w:rsid w:val="00DF5422"/>
    <w:rsid w:val="00E0049C"/>
    <w:rsid w:val="00E016FF"/>
    <w:rsid w:val="00E11966"/>
    <w:rsid w:val="00E11CDB"/>
    <w:rsid w:val="00E13AE0"/>
    <w:rsid w:val="00E2252B"/>
    <w:rsid w:val="00E22EDA"/>
    <w:rsid w:val="00E27EDF"/>
    <w:rsid w:val="00E31118"/>
    <w:rsid w:val="00E3704C"/>
    <w:rsid w:val="00E403A1"/>
    <w:rsid w:val="00E42754"/>
    <w:rsid w:val="00E44491"/>
    <w:rsid w:val="00E63304"/>
    <w:rsid w:val="00E65B5E"/>
    <w:rsid w:val="00E72067"/>
    <w:rsid w:val="00E72100"/>
    <w:rsid w:val="00E72848"/>
    <w:rsid w:val="00E73989"/>
    <w:rsid w:val="00E741C2"/>
    <w:rsid w:val="00E80B06"/>
    <w:rsid w:val="00E87093"/>
    <w:rsid w:val="00E93C0D"/>
    <w:rsid w:val="00E97AD8"/>
    <w:rsid w:val="00EA34CB"/>
    <w:rsid w:val="00EA39B9"/>
    <w:rsid w:val="00EA5875"/>
    <w:rsid w:val="00EA7259"/>
    <w:rsid w:val="00EC03CB"/>
    <w:rsid w:val="00EC1E18"/>
    <w:rsid w:val="00EC2937"/>
    <w:rsid w:val="00EC44D3"/>
    <w:rsid w:val="00ED1899"/>
    <w:rsid w:val="00ED4217"/>
    <w:rsid w:val="00EE3EBE"/>
    <w:rsid w:val="00EE5FDE"/>
    <w:rsid w:val="00EF1B95"/>
    <w:rsid w:val="00F054CC"/>
    <w:rsid w:val="00F0561C"/>
    <w:rsid w:val="00F079AB"/>
    <w:rsid w:val="00F10938"/>
    <w:rsid w:val="00F109C5"/>
    <w:rsid w:val="00F128F2"/>
    <w:rsid w:val="00F14AF5"/>
    <w:rsid w:val="00F21772"/>
    <w:rsid w:val="00F448C0"/>
    <w:rsid w:val="00F45BFB"/>
    <w:rsid w:val="00F526C3"/>
    <w:rsid w:val="00F6003F"/>
    <w:rsid w:val="00F62A56"/>
    <w:rsid w:val="00F65A8F"/>
    <w:rsid w:val="00F71858"/>
    <w:rsid w:val="00F71AEB"/>
    <w:rsid w:val="00F728AC"/>
    <w:rsid w:val="00F72BBF"/>
    <w:rsid w:val="00F77D88"/>
    <w:rsid w:val="00F929C6"/>
    <w:rsid w:val="00F94DA7"/>
    <w:rsid w:val="00F9660D"/>
    <w:rsid w:val="00FA1BF1"/>
    <w:rsid w:val="00FA32A5"/>
    <w:rsid w:val="00FA52E1"/>
    <w:rsid w:val="00FB073D"/>
    <w:rsid w:val="00FB1688"/>
    <w:rsid w:val="00FB16B8"/>
    <w:rsid w:val="00FC0798"/>
    <w:rsid w:val="00FC1F0D"/>
    <w:rsid w:val="00FC2391"/>
    <w:rsid w:val="00FC67C3"/>
    <w:rsid w:val="00FC67ED"/>
    <w:rsid w:val="00FD00F1"/>
    <w:rsid w:val="00FD0DC0"/>
    <w:rsid w:val="00FD2121"/>
    <w:rsid w:val="00FE0EE9"/>
    <w:rsid w:val="00FF5C3E"/>
    <w:rsid w:val="00FF6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BF6A2"/>
  <w15:docId w15:val="{C1C198BC-28F1-DB4F-954E-5F1787503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60" w:right="2918"/>
      <w:jc w:val="center"/>
      <w:outlineLvl w:val="0"/>
    </w:pPr>
    <w:rPr>
      <w:b/>
      <w:bCs/>
      <w:sz w:val="24"/>
      <w:szCs w:val="24"/>
    </w:rPr>
  </w:style>
  <w:style w:type="paragraph" w:styleId="Heading2">
    <w:name w:val="heading 2"/>
    <w:basedOn w:val="Normal"/>
    <w:uiPriority w:val="9"/>
    <w:unhideWhenUsed/>
    <w:qFormat/>
    <w:pPr>
      <w:ind w:left="220"/>
      <w:outlineLvl w:val="1"/>
    </w:pPr>
    <w:rPr>
      <w:b/>
      <w:bCs/>
      <w:sz w:val="24"/>
      <w:szCs w:val="24"/>
    </w:rPr>
  </w:style>
  <w:style w:type="paragraph" w:styleId="Heading3">
    <w:name w:val="heading 3"/>
    <w:basedOn w:val="Normal"/>
    <w:next w:val="Normal"/>
    <w:link w:val="Heading3Char"/>
    <w:uiPriority w:val="9"/>
    <w:unhideWhenUsed/>
    <w:qFormat/>
    <w:rsid w:val="006953E2"/>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20" w:right="576" w:hanging="360"/>
      <w:jc w:val="both"/>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8D2A2C"/>
    <w:pPr>
      <w:tabs>
        <w:tab w:val="center" w:pos="4680"/>
        <w:tab w:val="right" w:pos="9360"/>
      </w:tabs>
    </w:pPr>
  </w:style>
  <w:style w:type="character" w:customStyle="1" w:styleId="HeaderChar">
    <w:name w:val="Header Char"/>
    <w:basedOn w:val="DefaultParagraphFont"/>
    <w:link w:val="Header"/>
    <w:uiPriority w:val="99"/>
    <w:rsid w:val="008D2A2C"/>
    <w:rPr>
      <w:rFonts w:ascii="Times New Roman" w:eastAsia="Times New Roman" w:hAnsi="Times New Roman" w:cs="Times New Roman"/>
    </w:rPr>
  </w:style>
  <w:style w:type="paragraph" w:styleId="Footer">
    <w:name w:val="footer"/>
    <w:basedOn w:val="Normal"/>
    <w:link w:val="FooterChar"/>
    <w:uiPriority w:val="99"/>
    <w:unhideWhenUsed/>
    <w:rsid w:val="008D2A2C"/>
    <w:pPr>
      <w:tabs>
        <w:tab w:val="center" w:pos="4680"/>
        <w:tab w:val="right" w:pos="9360"/>
      </w:tabs>
    </w:pPr>
  </w:style>
  <w:style w:type="character" w:customStyle="1" w:styleId="FooterChar">
    <w:name w:val="Footer Char"/>
    <w:basedOn w:val="DefaultParagraphFont"/>
    <w:link w:val="Footer"/>
    <w:uiPriority w:val="99"/>
    <w:rsid w:val="008D2A2C"/>
    <w:rPr>
      <w:rFonts w:ascii="Times New Roman" w:eastAsia="Times New Roman" w:hAnsi="Times New Roman" w:cs="Times New Roman"/>
    </w:rPr>
  </w:style>
  <w:style w:type="paragraph" w:styleId="Revision">
    <w:name w:val="Revision"/>
    <w:hidden/>
    <w:uiPriority w:val="99"/>
    <w:semiHidden/>
    <w:rsid w:val="00EA5875"/>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42648E"/>
    <w:rPr>
      <w:sz w:val="16"/>
      <w:szCs w:val="16"/>
    </w:rPr>
  </w:style>
  <w:style w:type="paragraph" w:styleId="CommentText">
    <w:name w:val="annotation text"/>
    <w:basedOn w:val="Normal"/>
    <w:link w:val="CommentTextChar"/>
    <w:uiPriority w:val="99"/>
    <w:unhideWhenUsed/>
    <w:rsid w:val="0042648E"/>
    <w:rPr>
      <w:sz w:val="20"/>
      <w:szCs w:val="20"/>
    </w:rPr>
  </w:style>
  <w:style w:type="character" w:customStyle="1" w:styleId="CommentTextChar">
    <w:name w:val="Comment Text Char"/>
    <w:basedOn w:val="DefaultParagraphFont"/>
    <w:link w:val="CommentText"/>
    <w:uiPriority w:val="99"/>
    <w:rsid w:val="0042648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2648E"/>
    <w:rPr>
      <w:b/>
      <w:bCs/>
    </w:rPr>
  </w:style>
  <w:style w:type="character" w:customStyle="1" w:styleId="CommentSubjectChar">
    <w:name w:val="Comment Subject Char"/>
    <w:basedOn w:val="CommentTextChar"/>
    <w:link w:val="CommentSubject"/>
    <w:uiPriority w:val="99"/>
    <w:semiHidden/>
    <w:rsid w:val="0042648E"/>
    <w:rPr>
      <w:rFonts w:ascii="Times New Roman" w:eastAsia="Times New Roman" w:hAnsi="Times New Roman" w:cs="Times New Roman"/>
      <w:b/>
      <w:bCs/>
      <w:sz w:val="20"/>
      <w:szCs w:val="20"/>
    </w:rPr>
  </w:style>
  <w:style w:type="character" w:customStyle="1" w:styleId="Heading3Char">
    <w:name w:val="Heading 3 Char"/>
    <w:basedOn w:val="DefaultParagraphFont"/>
    <w:link w:val="Heading3"/>
    <w:uiPriority w:val="9"/>
    <w:rsid w:val="006953E2"/>
    <w:rPr>
      <w:rFonts w:asciiTheme="majorHAnsi" w:eastAsiaTheme="majorEastAsia" w:hAnsiTheme="majorHAnsi" w:cstheme="majorBidi"/>
      <w:color w:val="243F60" w:themeColor="accent1" w:themeShade="7F"/>
      <w:sz w:val="24"/>
      <w:szCs w:val="24"/>
    </w:rPr>
  </w:style>
  <w:style w:type="character" w:styleId="Mention">
    <w:name w:val="Mention"/>
    <w:basedOn w:val="DefaultParagraphFont"/>
    <w:uiPriority w:val="99"/>
    <w:unhideWhenUsed/>
    <w:rsid w:val="00015CF0"/>
    <w:rPr>
      <w:color w:val="2B579A"/>
      <w:shd w:val="clear" w:color="auto" w:fill="E1DFDD"/>
    </w:rPr>
  </w:style>
  <w:style w:type="paragraph" w:styleId="FootnoteText">
    <w:name w:val="footnote text"/>
    <w:basedOn w:val="Normal"/>
    <w:link w:val="FootnoteTextChar"/>
    <w:uiPriority w:val="99"/>
    <w:semiHidden/>
    <w:unhideWhenUsed/>
    <w:rsid w:val="00CF0674"/>
    <w:rPr>
      <w:sz w:val="20"/>
      <w:szCs w:val="20"/>
    </w:rPr>
  </w:style>
  <w:style w:type="character" w:customStyle="1" w:styleId="FootnoteTextChar">
    <w:name w:val="Footnote Text Char"/>
    <w:basedOn w:val="DefaultParagraphFont"/>
    <w:link w:val="FootnoteText"/>
    <w:uiPriority w:val="99"/>
    <w:semiHidden/>
    <w:rsid w:val="00CF0674"/>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CF0674"/>
    <w:rPr>
      <w:vertAlign w:val="superscript"/>
    </w:rPr>
  </w:style>
  <w:style w:type="paragraph" w:customStyle="1" w:styleId="paragraph">
    <w:name w:val="paragraph"/>
    <w:basedOn w:val="Normal"/>
    <w:rsid w:val="00987D8C"/>
    <w:pPr>
      <w:widowControl/>
      <w:autoSpaceDE/>
      <w:autoSpaceDN/>
      <w:spacing w:before="100" w:beforeAutospacing="1" w:after="100" w:afterAutospacing="1"/>
    </w:pPr>
    <w:rPr>
      <w:sz w:val="24"/>
      <w:szCs w:val="24"/>
    </w:rPr>
  </w:style>
  <w:style w:type="character" w:customStyle="1" w:styleId="normaltextrun">
    <w:name w:val="normaltextrun"/>
    <w:basedOn w:val="DefaultParagraphFont"/>
    <w:rsid w:val="00987D8C"/>
  </w:style>
  <w:style w:type="character" w:customStyle="1" w:styleId="eop">
    <w:name w:val="eop"/>
    <w:basedOn w:val="DefaultParagraphFont"/>
    <w:rsid w:val="00987D8C"/>
  </w:style>
  <w:style w:type="character" w:customStyle="1" w:styleId="wacimagecontainer">
    <w:name w:val="wacimagecontainer"/>
    <w:basedOn w:val="DefaultParagraphFont"/>
    <w:rsid w:val="00987D8C"/>
  </w:style>
  <w:style w:type="paragraph" w:customStyle="1" w:styleId="p1">
    <w:name w:val="p1"/>
    <w:basedOn w:val="Normal"/>
    <w:rsid w:val="00023B08"/>
    <w:pPr>
      <w:widowControl/>
      <w:autoSpaceDE/>
      <w:autoSpaceDN/>
    </w:pPr>
    <w:rPr>
      <w:rFonts w:ascii="APERCUPRO-LIGHT" w:hAnsi="APERCUPRO-LIGHT"/>
      <w:color w:val="000000"/>
      <w:sz w:val="12"/>
      <w:szCs w:val="12"/>
    </w:rPr>
  </w:style>
  <w:style w:type="character" w:customStyle="1" w:styleId="BodyTextChar">
    <w:name w:val="Body Text Char"/>
    <w:basedOn w:val="DefaultParagraphFont"/>
    <w:link w:val="BodyText"/>
    <w:uiPriority w:val="1"/>
    <w:rsid w:val="00974FF6"/>
    <w:rPr>
      <w:rFonts w:ascii="Times New Roman" w:eastAsia="Times New Roman" w:hAnsi="Times New Roman" w:cs="Times New Roman"/>
      <w:sz w:val="24"/>
      <w:szCs w:val="24"/>
    </w:rPr>
  </w:style>
  <w:style w:type="character" w:styleId="Strong">
    <w:name w:val="Strong"/>
    <w:basedOn w:val="DefaultParagraphFont"/>
    <w:uiPriority w:val="22"/>
    <w:qFormat/>
    <w:rsid w:val="00974F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32551">
      <w:bodyDiv w:val="1"/>
      <w:marLeft w:val="0"/>
      <w:marRight w:val="0"/>
      <w:marTop w:val="0"/>
      <w:marBottom w:val="0"/>
      <w:divBdr>
        <w:top w:val="none" w:sz="0" w:space="0" w:color="auto"/>
        <w:left w:val="none" w:sz="0" w:space="0" w:color="auto"/>
        <w:bottom w:val="none" w:sz="0" w:space="0" w:color="auto"/>
        <w:right w:val="none" w:sz="0" w:space="0" w:color="auto"/>
      </w:divBdr>
    </w:div>
    <w:div w:id="70156045">
      <w:bodyDiv w:val="1"/>
      <w:marLeft w:val="0"/>
      <w:marRight w:val="0"/>
      <w:marTop w:val="0"/>
      <w:marBottom w:val="0"/>
      <w:divBdr>
        <w:top w:val="none" w:sz="0" w:space="0" w:color="auto"/>
        <w:left w:val="none" w:sz="0" w:space="0" w:color="auto"/>
        <w:bottom w:val="none" w:sz="0" w:space="0" w:color="auto"/>
        <w:right w:val="none" w:sz="0" w:space="0" w:color="auto"/>
      </w:divBdr>
    </w:div>
    <w:div w:id="266932079">
      <w:bodyDiv w:val="1"/>
      <w:marLeft w:val="0"/>
      <w:marRight w:val="0"/>
      <w:marTop w:val="0"/>
      <w:marBottom w:val="0"/>
      <w:divBdr>
        <w:top w:val="none" w:sz="0" w:space="0" w:color="auto"/>
        <w:left w:val="none" w:sz="0" w:space="0" w:color="auto"/>
        <w:bottom w:val="none" w:sz="0" w:space="0" w:color="auto"/>
        <w:right w:val="none" w:sz="0" w:space="0" w:color="auto"/>
      </w:divBdr>
    </w:div>
    <w:div w:id="270476197">
      <w:bodyDiv w:val="1"/>
      <w:marLeft w:val="0"/>
      <w:marRight w:val="0"/>
      <w:marTop w:val="0"/>
      <w:marBottom w:val="0"/>
      <w:divBdr>
        <w:top w:val="none" w:sz="0" w:space="0" w:color="auto"/>
        <w:left w:val="none" w:sz="0" w:space="0" w:color="auto"/>
        <w:bottom w:val="none" w:sz="0" w:space="0" w:color="auto"/>
        <w:right w:val="none" w:sz="0" w:space="0" w:color="auto"/>
      </w:divBdr>
    </w:div>
    <w:div w:id="290207434">
      <w:bodyDiv w:val="1"/>
      <w:marLeft w:val="0"/>
      <w:marRight w:val="0"/>
      <w:marTop w:val="0"/>
      <w:marBottom w:val="0"/>
      <w:divBdr>
        <w:top w:val="none" w:sz="0" w:space="0" w:color="auto"/>
        <w:left w:val="none" w:sz="0" w:space="0" w:color="auto"/>
        <w:bottom w:val="none" w:sz="0" w:space="0" w:color="auto"/>
        <w:right w:val="none" w:sz="0" w:space="0" w:color="auto"/>
      </w:divBdr>
    </w:div>
    <w:div w:id="329411216">
      <w:bodyDiv w:val="1"/>
      <w:marLeft w:val="0"/>
      <w:marRight w:val="0"/>
      <w:marTop w:val="0"/>
      <w:marBottom w:val="0"/>
      <w:divBdr>
        <w:top w:val="none" w:sz="0" w:space="0" w:color="auto"/>
        <w:left w:val="none" w:sz="0" w:space="0" w:color="auto"/>
        <w:bottom w:val="none" w:sz="0" w:space="0" w:color="auto"/>
        <w:right w:val="none" w:sz="0" w:space="0" w:color="auto"/>
      </w:divBdr>
      <w:divsChild>
        <w:div w:id="504321594">
          <w:marLeft w:val="0"/>
          <w:marRight w:val="0"/>
          <w:marTop w:val="0"/>
          <w:marBottom w:val="0"/>
          <w:divBdr>
            <w:top w:val="none" w:sz="0" w:space="0" w:color="auto"/>
            <w:left w:val="none" w:sz="0" w:space="0" w:color="auto"/>
            <w:bottom w:val="none" w:sz="0" w:space="0" w:color="auto"/>
            <w:right w:val="none" w:sz="0" w:space="0" w:color="auto"/>
          </w:divBdr>
        </w:div>
        <w:div w:id="2128575569">
          <w:marLeft w:val="0"/>
          <w:marRight w:val="0"/>
          <w:marTop w:val="0"/>
          <w:marBottom w:val="0"/>
          <w:divBdr>
            <w:top w:val="none" w:sz="0" w:space="0" w:color="auto"/>
            <w:left w:val="none" w:sz="0" w:space="0" w:color="auto"/>
            <w:bottom w:val="none" w:sz="0" w:space="0" w:color="auto"/>
            <w:right w:val="none" w:sz="0" w:space="0" w:color="auto"/>
          </w:divBdr>
        </w:div>
        <w:div w:id="1608809192">
          <w:marLeft w:val="0"/>
          <w:marRight w:val="0"/>
          <w:marTop w:val="0"/>
          <w:marBottom w:val="0"/>
          <w:divBdr>
            <w:top w:val="none" w:sz="0" w:space="0" w:color="auto"/>
            <w:left w:val="none" w:sz="0" w:space="0" w:color="auto"/>
            <w:bottom w:val="none" w:sz="0" w:space="0" w:color="auto"/>
            <w:right w:val="none" w:sz="0" w:space="0" w:color="auto"/>
          </w:divBdr>
        </w:div>
        <w:div w:id="1121077000">
          <w:marLeft w:val="0"/>
          <w:marRight w:val="0"/>
          <w:marTop w:val="0"/>
          <w:marBottom w:val="0"/>
          <w:divBdr>
            <w:top w:val="none" w:sz="0" w:space="0" w:color="auto"/>
            <w:left w:val="none" w:sz="0" w:space="0" w:color="auto"/>
            <w:bottom w:val="none" w:sz="0" w:space="0" w:color="auto"/>
            <w:right w:val="none" w:sz="0" w:space="0" w:color="auto"/>
          </w:divBdr>
        </w:div>
      </w:divsChild>
    </w:div>
    <w:div w:id="357508144">
      <w:bodyDiv w:val="1"/>
      <w:marLeft w:val="0"/>
      <w:marRight w:val="0"/>
      <w:marTop w:val="0"/>
      <w:marBottom w:val="0"/>
      <w:divBdr>
        <w:top w:val="none" w:sz="0" w:space="0" w:color="auto"/>
        <w:left w:val="none" w:sz="0" w:space="0" w:color="auto"/>
        <w:bottom w:val="none" w:sz="0" w:space="0" w:color="auto"/>
        <w:right w:val="none" w:sz="0" w:space="0" w:color="auto"/>
      </w:divBdr>
    </w:div>
    <w:div w:id="366764222">
      <w:bodyDiv w:val="1"/>
      <w:marLeft w:val="0"/>
      <w:marRight w:val="0"/>
      <w:marTop w:val="0"/>
      <w:marBottom w:val="0"/>
      <w:divBdr>
        <w:top w:val="none" w:sz="0" w:space="0" w:color="auto"/>
        <w:left w:val="none" w:sz="0" w:space="0" w:color="auto"/>
        <w:bottom w:val="none" w:sz="0" w:space="0" w:color="auto"/>
        <w:right w:val="none" w:sz="0" w:space="0" w:color="auto"/>
      </w:divBdr>
    </w:div>
    <w:div w:id="404302985">
      <w:bodyDiv w:val="1"/>
      <w:marLeft w:val="0"/>
      <w:marRight w:val="0"/>
      <w:marTop w:val="0"/>
      <w:marBottom w:val="0"/>
      <w:divBdr>
        <w:top w:val="none" w:sz="0" w:space="0" w:color="auto"/>
        <w:left w:val="none" w:sz="0" w:space="0" w:color="auto"/>
        <w:bottom w:val="none" w:sz="0" w:space="0" w:color="auto"/>
        <w:right w:val="none" w:sz="0" w:space="0" w:color="auto"/>
      </w:divBdr>
    </w:div>
    <w:div w:id="837035153">
      <w:bodyDiv w:val="1"/>
      <w:marLeft w:val="0"/>
      <w:marRight w:val="0"/>
      <w:marTop w:val="0"/>
      <w:marBottom w:val="0"/>
      <w:divBdr>
        <w:top w:val="none" w:sz="0" w:space="0" w:color="auto"/>
        <w:left w:val="none" w:sz="0" w:space="0" w:color="auto"/>
        <w:bottom w:val="none" w:sz="0" w:space="0" w:color="auto"/>
        <w:right w:val="none" w:sz="0" w:space="0" w:color="auto"/>
      </w:divBdr>
    </w:div>
    <w:div w:id="1019552466">
      <w:bodyDiv w:val="1"/>
      <w:marLeft w:val="0"/>
      <w:marRight w:val="0"/>
      <w:marTop w:val="0"/>
      <w:marBottom w:val="0"/>
      <w:divBdr>
        <w:top w:val="none" w:sz="0" w:space="0" w:color="auto"/>
        <w:left w:val="none" w:sz="0" w:space="0" w:color="auto"/>
        <w:bottom w:val="none" w:sz="0" w:space="0" w:color="auto"/>
        <w:right w:val="none" w:sz="0" w:space="0" w:color="auto"/>
      </w:divBdr>
    </w:div>
    <w:div w:id="1182351521">
      <w:bodyDiv w:val="1"/>
      <w:marLeft w:val="0"/>
      <w:marRight w:val="0"/>
      <w:marTop w:val="0"/>
      <w:marBottom w:val="0"/>
      <w:divBdr>
        <w:top w:val="none" w:sz="0" w:space="0" w:color="auto"/>
        <w:left w:val="none" w:sz="0" w:space="0" w:color="auto"/>
        <w:bottom w:val="none" w:sz="0" w:space="0" w:color="auto"/>
        <w:right w:val="none" w:sz="0" w:space="0" w:color="auto"/>
      </w:divBdr>
    </w:div>
    <w:div w:id="1265504425">
      <w:bodyDiv w:val="1"/>
      <w:marLeft w:val="0"/>
      <w:marRight w:val="0"/>
      <w:marTop w:val="0"/>
      <w:marBottom w:val="0"/>
      <w:divBdr>
        <w:top w:val="none" w:sz="0" w:space="0" w:color="auto"/>
        <w:left w:val="none" w:sz="0" w:space="0" w:color="auto"/>
        <w:bottom w:val="none" w:sz="0" w:space="0" w:color="auto"/>
        <w:right w:val="none" w:sz="0" w:space="0" w:color="auto"/>
      </w:divBdr>
    </w:div>
    <w:div w:id="1764186146">
      <w:bodyDiv w:val="1"/>
      <w:marLeft w:val="0"/>
      <w:marRight w:val="0"/>
      <w:marTop w:val="0"/>
      <w:marBottom w:val="0"/>
      <w:divBdr>
        <w:top w:val="none" w:sz="0" w:space="0" w:color="auto"/>
        <w:left w:val="none" w:sz="0" w:space="0" w:color="auto"/>
        <w:bottom w:val="none" w:sz="0" w:space="0" w:color="auto"/>
        <w:right w:val="none" w:sz="0" w:space="0" w:color="auto"/>
      </w:divBdr>
    </w:div>
    <w:div w:id="2093894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7.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3.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2be3340-cfe0-4c63-b318-032a77bbe236" xsi:nil="true"/>
    <lcf76f155ced4ddcb4097134ff3c332f xmlns="d706bf56-f156-4f13-979c-274639105c0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35BC77AC9F3DE41BA5D995F190FF108" ma:contentTypeVersion="16" ma:contentTypeDescription="Create a new document." ma:contentTypeScope="" ma:versionID="2769690d8c60c87c8653e5fb587349de">
  <xsd:schema xmlns:xsd="http://www.w3.org/2001/XMLSchema" xmlns:xs="http://www.w3.org/2001/XMLSchema" xmlns:p="http://schemas.microsoft.com/office/2006/metadata/properties" xmlns:ns2="d706bf56-f156-4f13-979c-274639105c0d" xmlns:ns3="42be3340-cfe0-4c63-b318-032a77bbe236" targetNamespace="http://schemas.microsoft.com/office/2006/metadata/properties" ma:root="true" ma:fieldsID="877f86b5600c7ae580cf86e54a1574e8" ns2:_="" ns3:_="">
    <xsd:import namespace="d706bf56-f156-4f13-979c-274639105c0d"/>
    <xsd:import namespace="42be3340-cfe0-4c63-b318-032a77bbe23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6bf56-f156-4f13-979c-274639105c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5d9f704-ffd2-4af7-a966-cbc1c75f0ea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2be3340-cfe0-4c63-b318-032a77bbe236"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5dea30c-1de4-47d2-b0b1-8fddb30633cc}" ma:internalName="TaxCatchAll" ma:showField="CatchAllData" ma:web="42be3340-cfe0-4c63-b318-032a77bbe2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27B5C-A407-44A5-AE82-AAD6CFA76685}">
  <ds:schemaRefs>
    <ds:schemaRef ds:uri="http://schemas.microsoft.com/sharepoint/v3/contenttype/forms"/>
  </ds:schemaRefs>
</ds:datastoreItem>
</file>

<file path=customXml/itemProps2.xml><?xml version="1.0" encoding="utf-8"?>
<ds:datastoreItem xmlns:ds="http://schemas.openxmlformats.org/officeDocument/2006/customXml" ds:itemID="{F9DF9620-B399-48F9-AD7E-B27195F87670}">
  <ds:schemaRefs>
    <ds:schemaRef ds:uri="http://schemas.microsoft.com/office/2006/metadata/properties"/>
    <ds:schemaRef ds:uri="http://schemas.microsoft.com/office/infopath/2007/PartnerControls"/>
    <ds:schemaRef ds:uri="42be3340-cfe0-4c63-b318-032a77bbe236"/>
    <ds:schemaRef ds:uri="d706bf56-f156-4f13-979c-274639105c0d"/>
  </ds:schemaRefs>
</ds:datastoreItem>
</file>

<file path=customXml/itemProps3.xml><?xml version="1.0" encoding="utf-8"?>
<ds:datastoreItem xmlns:ds="http://schemas.openxmlformats.org/officeDocument/2006/customXml" ds:itemID="{F770ABA8-F641-49B5-9EF0-3E4DA54FD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06bf56-f156-4f13-979c-274639105c0d"/>
    <ds:schemaRef ds:uri="42be3340-cfe0-4c63-b318-032a77bbe2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B087F2-A0CA-4A33-A449-E10026419B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4299</Words>
  <Characters>24510</Characters>
  <Application>Microsoft Office Word</Application>
  <DocSecurity>0</DocSecurity>
  <Lines>204</Lines>
  <Paragraphs>57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28752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Viera</dc:creator>
  <cp:lastModifiedBy>ANGEL WESLEY</cp:lastModifiedBy>
  <cp:revision>2</cp:revision>
  <dcterms:created xsi:type="dcterms:W3CDTF">2026-03-04T20:54:00Z</dcterms:created>
  <dcterms:modified xsi:type="dcterms:W3CDTF">2026-03-04T20:54:00Z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0x010100A35BC77AC9F3DE41BA5D995F190FF108</vt:lpwstr>
  </property>
</Properties>
</file>