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88yi7l1e2cvw" w:id="0"/>
    <w:bookmarkEnd w:id="0"/>
    <w:bookmarkStart w:colFirst="0" w:colLast="0" w:name="bookmark=id.2bkn874b39z8" w:id="1"/>
    <w:bookmarkEnd w:id="1"/>
    <w:bookmarkStart w:colFirst="0" w:colLast="0" w:name="bookmark=id.k8jj4k8o95vb" w:id="2"/>
    <w:bookmarkEnd w:id="2"/>
    <w:bookmarkStart w:colFirst="0" w:colLast="0" w:name="bookmark=id.7z7ewea5ekqi" w:id="3"/>
    <w:bookmarkEnd w:id="3"/>
    <w:bookmarkStart w:colFirst="0" w:colLast="0" w:name="bookmark=id.as10wk99ey92" w:id="4"/>
    <w:bookmarkEnd w:id="4"/>
    <w:bookmarkStart w:colFirst="0" w:colLast="0" w:name="bookmark=id.gno0q964e25s" w:id="5"/>
    <w:bookmarkEnd w:id="5"/>
    <w:bookmarkStart w:colFirst="0" w:colLast="0" w:name="bookmark=id.zfuk9fyzyz33" w:id="6"/>
    <w:bookmarkEnd w:id="6"/>
    <w:bookmarkStart w:colFirst="0" w:colLast="0" w:name="bookmark=id.etjoe0ewt47n" w:id="7"/>
    <w:bookmarkEnd w:id="7"/>
    <w:bookmarkStart w:colFirst="0" w:colLast="0" w:name="bookmark=id.pmtkeegknq5i" w:id="8"/>
    <w:bookmarkEnd w:id="8"/>
    <w:p w:rsidR="00000000" w:rsidDel="00000000" w:rsidP="00000000" w:rsidRDefault="00000000" w:rsidRPr="00000000" w14:paraId="00000001">
      <w:pPr>
        <w:pStyle w:val="Heading1"/>
        <w:widowControl w:val="1"/>
        <w:spacing w:after="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3.1</w:t>
      </w:r>
    </w:p>
    <w:p w:rsidR="00000000" w:rsidDel="00000000" w:rsidP="00000000" w:rsidRDefault="00000000" w:rsidRPr="00000000" w14:paraId="00000002">
      <w:pPr>
        <w:pStyle w:val="Heading1"/>
        <w:widowControl w:val="1"/>
        <w:spacing w:after="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SERVICES TO BE PROVIDED BY PROGRAM MANAGER</w:t>
      </w:r>
      <w:r w:rsidDel="00000000" w:rsidR="00000000" w:rsidRPr="00000000">
        <w:rPr>
          <w:rtl w:val="0"/>
        </w:rPr>
      </w:r>
    </w:p>
    <w:p w:rsidR="00000000" w:rsidDel="00000000" w:rsidP="00000000" w:rsidRDefault="00000000" w:rsidRPr="00000000" w14:paraId="00000003">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limiting the generality of the Agreement, the following is a general description of the Services to be provided by Program Manager on Zenus’ behalf, either directly or through Third-Party Service Providers. No material change to the Services shall be effective without Zenus’ prior written consent.</w:t>
      </w:r>
    </w:p>
    <w:p w:rsidR="00000000" w:rsidDel="00000000" w:rsidP="00000000" w:rsidRDefault="00000000" w:rsidRPr="00000000" w14:paraId="00000004">
      <w:pPr>
        <w:widowControl w:val="1"/>
        <w:spacing w:after="220" w:before="220" w:lineRule="auto"/>
        <w:ind w:left="2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Marketing Clients and establishing new Programs, including but not limited to:</w:t>
      </w:r>
    </w:p>
    <w:p w:rsidR="00000000" w:rsidDel="00000000" w:rsidP="00000000" w:rsidRDefault="00000000" w:rsidRPr="00000000" w14:paraId="000000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94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 with due diligence and KYC process of potential Clients;</w:t>
      </w:r>
    </w:p>
    <w:p w:rsidR="00000000" w:rsidDel="00000000" w:rsidP="00000000" w:rsidRDefault="00000000" w:rsidRPr="00000000" w14:paraId="000000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94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 with the completion of the applicable Program Schedule and Client Services Agreement; and </w:t>
      </w:r>
    </w:p>
    <w:p w:rsidR="00000000" w:rsidDel="00000000" w:rsidP="00000000" w:rsidRDefault="00000000" w:rsidRPr="00000000" w14:paraId="000000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94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with technical integration of Client to facilitate the timely launch of the Program. </w:t>
      </w:r>
    </w:p>
    <w:p w:rsidR="00000000" w:rsidDel="00000000" w:rsidP="00000000" w:rsidRDefault="00000000" w:rsidRPr="00000000" w14:paraId="00000008">
      <w:pPr>
        <w:widowControl w:val="1"/>
        <w:spacing w:after="220" w:before="220" w:lineRule="auto"/>
        <w:ind w:left="2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If Cards are part of the Program, </w:t>
      </w:r>
      <w:sdt>
        <w:sdtPr>
          <w:id w:val="533928790"/>
          <w:tag w:val="goog_rdk_0"/>
        </w:sdtPr>
        <w:sdtContent>
          <w:del w:author="ANGEL WESLEY" w:id="0" w:date="2026-02-27T03:38:00Z">
            <w:r w:rsidDel="00000000" w:rsidR="00000000" w:rsidRPr="00000000">
              <w:rPr>
                <w:rFonts w:ascii="Calibri" w:cs="Calibri" w:eastAsia="Calibri" w:hAnsi="Calibri"/>
                <w:b w:val="1"/>
                <w:bCs w:val="1"/>
                <w:rtl w:val="0"/>
              </w:rPr>
              <w:delText xml:space="preserve">P</w:delText>
            </w:r>
          </w:del>
        </w:sdtContent>
      </w:sdt>
      <w:sdt>
        <w:sdtPr>
          <w:id w:val="-262529633"/>
          <w:tag w:val="goog_rdk_1"/>
        </w:sdtPr>
        <w:sdtContent>
          <w:ins w:author="ANGEL WESLEY" w:id="0" w:date="2026-02-27T03:38:00Z">
            <w:r w:rsidDel="00000000" w:rsidR="00000000" w:rsidRPr="00000000">
              <w:rPr>
                <w:rFonts w:ascii="Calibri" w:cs="Calibri" w:eastAsia="Calibri" w:hAnsi="Calibri"/>
                <w:b w:val="1"/>
                <w:bCs w:val="1"/>
                <w:rtl w:val="0"/>
              </w:rPr>
              <w:t xml:space="preserve">p</w:t>
            </w:r>
          </w:ins>
        </w:sdtContent>
      </w:sdt>
      <w:r w:rsidDel="00000000" w:rsidR="00000000" w:rsidRPr="00000000">
        <w:rPr>
          <w:rFonts w:ascii="Calibri" w:cs="Calibri" w:eastAsia="Calibri" w:hAnsi="Calibri"/>
          <w:b w:val="1"/>
          <w:bCs w:val="1"/>
          <w:rtl w:val="0"/>
        </w:rPr>
        <w:t xml:space="preserve">rocess Card Transactions and to maintain the system of records of Transactions associated with each Card, including but not limited to the following, in each case subject to the approval of Zenus</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End User Agreements and all disclosures required by Applicable Law;</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of all authorization and settlement transactions made with or on a Card;</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of all payments and adjustments made to a Card</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maintaining and updating End User information</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interface to Program Manager’s vendors for necessary third-party servicing including card embossing, letter generation and statement generation;</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to Program Manager reporting and documentation of all Card sales, settlement and Card portfolio monetary transactions; </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cooperating and working with all parties involved in the sales, issuance, loading, acceptance of the Cards, and merchants accepting the Card for purchases or cash withdrawals;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chargeback monitoring and processing as requested by Program Manager within Network and regulatory guidelines; </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such training as reasonably necessary to enable Program Manager’s personnel to successfully use these Services;</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maintaining, updating and archiving End User information and transaction related information, from which Zenus will be able to generate reports; </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reasonable assistance, on an on-going basis, to Zenus in resolving End User or vendor problems related to the Cards or the use, issuance, sale or reloading thereof;</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and monitoring the data communication between Program Manager or vendors for reporting purposes and for consolidated transaction processing;</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 mechanism for End User dispute resolution; and</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End User information on a daily basis to Program Manager or third-party for collection process.</w:t>
      </w:r>
    </w:p>
    <w:p w:rsidR="00000000" w:rsidDel="00000000" w:rsidP="00000000" w:rsidRDefault="00000000" w:rsidRPr="00000000" w14:paraId="00000017">
      <w:pPr>
        <w:widowControl w:val="1"/>
        <w:spacing w:after="220" w:before="220" w:lineRule="auto"/>
        <w:ind w:left="2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Processing all End User Applications on behalf of Zenus, including, but not limited to:</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End User Agreements and all disclosures required by Applicable Law;</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reviewing Applicants’ End User Applications and applying Approval Guidelines to determining whether to recommend approval of those applications</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adverse action notices as necessary</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information to Zenus and Subservicer necessary to open Client Sub-Accounts and End User Sub-Accounts </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collecting and maintaining End User identification</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conducting initial review of all End User Applications and ongoing review of Transactions to ensure compliance with the Approval Guidelines and Applicable Law</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authorizing Card activation</w:t>
      </w:r>
    </w:p>
    <w:p w:rsidR="00000000" w:rsidDel="00000000" w:rsidP="00000000" w:rsidRDefault="00000000" w:rsidRPr="00000000" w14:paraId="0000001F">
      <w:pPr>
        <w:pStyle w:val="Heading2"/>
        <w:widowControl w:val="1"/>
        <w:spacing w:after="220" w:before="220" w:lineRule="auto"/>
        <w:ind w:firstLine="220"/>
        <w:jc w:val="both"/>
        <w:rPr>
          <w:rFonts w:ascii="Calibri" w:cs="Calibri" w:eastAsia="Calibri" w:hAnsi="Calibri"/>
          <w:sz w:val="22"/>
          <w:szCs w:val="22"/>
        </w:rPr>
      </w:pPr>
      <w:sdt>
        <w:sdtPr>
          <w:id w:val="-1050029527"/>
          <w:tag w:val="goog_rdk_3"/>
        </w:sdtPr>
        <w:sdtContent>
          <w:ins w:author="ANGEL WESLEY" w:id="1" w:date="2026-02-27T03:14:00Z">
            <w:r w:rsidDel="00000000" w:rsidR="00000000" w:rsidRPr="00000000">
              <w:rPr>
                <w:rFonts w:ascii="Calibri" w:cs="Calibri" w:eastAsia="Calibri" w:hAnsi="Calibri"/>
                <w:sz w:val="22"/>
                <w:szCs w:val="22"/>
                <w:rtl w:val="0"/>
              </w:rPr>
              <w:t xml:space="preserve">If Cards are part of the Program, </w:t>
            </w:r>
          </w:ins>
        </w:sdtContent>
      </w:sdt>
      <w:sdt>
        <w:sdtPr>
          <w:id w:val="1237400024"/>
          <w:tag w:val="goog_rdk_4"/>
        </w:sdtPr>
        <w:sdtContent>
          <w:del w:author="ANGEL WESLEY" w:id="1" w:date="2026-02-27T03:14:00Z">
            <w:r w:rsidDel="00000000" w:rsidR="00000000" w:rsidRPr="00000000">
              <w:rPr>
                <w:rFonts w:ascii="Calibri" w:cs="Calibri" w:eastAsia="Calibri" w:hAnsi="Calibri"/>
                <w:sz w:val="22"/>
                <w:szCs w:val="22"/>
                <w:rtl w:val="0"/>
              </w:rPr>
              <w:delText xml:space="preserve">C</w:delText>
            </w:r>
          </w:del>
        </w:sdtContent>
      </w:sdt>
      <w:sdt>
        <w:sdtPr>
          <w:id w:val="1865640104"/>
          <w:tag w:val="goog_rdk_5"/>
        </w:sdtPr>
        <w:sdtContent>
          <w:ins w:author="ANGEL WESLEY" w:id="2" w:date="2026-02-27T03:14:00Z">
            <w:r w:rsidDel="00000000" w:rsidR="00000000" w:rsidRPr="00000000">
              <w:rPr>
                <w:rFonts w:ascii="Calibri" w:cs="Calibri" w:eastAsia="Calibri" w:hAnsi="Calibri"/>
                <w:sz w:val="22"/>
                <w:szCs w:val="22"/>
                <w:rtl w:val="0"/>
              </w:rPr>
              <w:t xml:space="preserve">c</w:t>
            </w:r>
          </w:ins>
        </w:sdtContent>
      </w:sdt>
      <w:r w:rsidDel="00000000" w:rsidR="00000000" w:rsidRPr="00000000">
        <w:rPr>
          <w:rFonts w:ascii="Calibri" w:cs="Calibri" w:eastAsia="Calibri" w:hAnsi="Calibri"/>
          <w:sz w:val="22"/>
          <w:szCs w:val="22"/>
          <w:rtl w:val="0"/>
        </w:rPr>
        <w:t xml:space="preserve">ard creation including:</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design</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personalization and mailing</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monthly and other periodic account statements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service in accordance with the terms of this Agreement</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services necessary or desirable to effectuate the Program or as agreed upon by Zenus and Servicer from time to time</w:t>
      </w:r>
    </w:p>
    <w:p w:rsidR="00000000" w:rsidDel="00000000" w:rsidP="00000000" w:rsidRDefault="00000000" w:rsidRPr="00000000" w14:paraId="00000025">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Back-office support functions, including:</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Card maintenance</w:t>
      </w:r>
      <w:sdt>
        <w:sdtPr>
          <w:id w:val="-2015598703"/>
          <w:tag w:val="goog_rdk_6"/>
        </w:sdtPr>
        <w:sdtContent>
          <w:ins w:author="ANGEL WESLEY" w:id="3" w:date="2026-02-27T03:14:0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applicable)</w:t>
            </w:r>
          </w:ins>
        </w:sdtContent>
      </w:sdt>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and payment authorization, decline, processing, clearing and settlement and all accounting relating to Cards</w:t>
      </w:r>
      <w:sdt>
        <w:sdtPr>
          <w:id w:val="1149286141"/>
          <w:tag w:val="goog_rdk_7"/>
        </w:sdtPr>
        <w:sdtContent>
          <w:ins w:author="ANGEL WESLEY" w:id="4" w:date="2026-02-27T03:14:0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applicable)</w:t>
            </w:r>
          </w:ins>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ensuring Programs (including Program Materials) comply with Applicable Law and are approved by Zenus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integrating Programs with applicable Third-Party Service Providers or, to the extent necessary</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statement preparation and issuance</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balancing and reconciling</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Overdraft monitoring and collection</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prevention, risk management and security control services</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capture and reporting and information management services</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Zenus with reports detailing transactions and servicing with respect to each Program marketed by Program Manager on behalf of Zenus as may be mutually agreed by the Parties from time to time at no additional cost to Zenus within the reasonable capacity of Program Manager</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appropriate notices to Zenus as required hereunder</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helpdesk and technical support for Zenus</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closing Client Sub-Accounts, End User Sub-Accounts, and/or Cards</w:t>
      </w:r>
    </w:p>
    <w:p w:rsidR="00000000" w:rsidDel="00000000" w:rsidP="00000000" w:rsidRDefault="00000000" w:rsidRPr="00000000" w14:paraId="00000033">
      <w:pPr>
        <w:pStyle w:val="Heading2"/>
        <w:widowControl w:val="1"/>
        <w:spacing w:after="220" w:before="220" w:lineRule="auto"/>
        <w:ind w:firstLine="220"/>
        <w:rPr>
          <w:rFonts w:ascii="Calibri" w:cs="Calibri" w:eastAsia="Calibri" w:hAnsi="Calibri"/>
          <w:sz w:val="22"/>
          <w:szCs w:val="22"/>
        </w:rPr>
      </w:pPr>
      <w:sdt>
        <w:sdtPr>
          <w:id w:val="204211195"/>
          <w:tag w:val="goog_rdk_9"/>
        </w:sdtPr>
        <w:sdtContent>
          <w:ins w:author="ANGEL WESLEY" w:id="5" w:date="2026-02-27T03:15:00Z">
            <w:r w:rsidDel="00000000" w:rsidR="00000000" w:rsidRPr="00000000">
              <w:rPr>
                <w:rFonts w:ascii="Calibri" w:cs="Calibri" w:eastAsia="Calibri" w:hAnsi="Calibri"/>
                <w:sz w:val="22"/>
                <w:szCs w:val="22"/>
                <w:rtl w:val="0"/>
              </w:rPr>
              <w:t xml:space="preserve">If Cards are included in the Program, </w:t>
            </w:r>
          </w:ins>
        </w:sdtContent>
      </w:sdt>
      <w:r w:rsidDel="00000000" w:rsidR="00000000" w:rsidRPr="00000000">
        <w:rPr>
          <w:rFonts w:ascii="Calibri" w:cs="Calibri" w:eastAsia="Calibri" w:hAnsi="Calibri"/>
          <w:sz w:val="22"/>
          <w:szCs w:val="22"/>
          <w:rtl w:val="0"/>
        </w:rPr>
        <w:t xml:space="preserve">Customer Service, including:</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and Transaction dispute processing and resolution, and any other informal disputes or resolutions as needed from the End User, as promptly as commercially reasonable, and not later than full resolution within sixty (60) days</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lost and stolen Card reporting</w:t>
      </w:r>
    </w:p>
    <w:p w:rsidR="00000000" w:rsidDel="00000000" w:rsidP="00000000" w:rsidRDefault="00000000" w:rsidRPr="00000000" w14:paraId="00000036">
      <w:pPr>
        <w:pStyle w:val="Heading2"/>
        <w:widowControl w:val="1"/>
        <w:spacing w:after="220" w:before="220" w:lineRule="auto"/>
        <w:ind w:firstLine="2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Compliance Functions, as set forth in </w:t>
      </w:r>
      <w:r w:rsidDel="00000000" w:rsidR="00000000" w:rsidRPr="00000000">
        <w:rPr>
          <w:rFonts w:ascii="Calibri" w:cs="Calibri" w:eastAsia="Calibri" w:hAnsi="Calibri"/>
          <w:b w:val="0"/>
          <w:bCs w:val="0"/>
          <w:sz w:val="22"/>
          <w:szCs w:val="22"/>
          <w:u w:val="single"/>
          <w:rtl w:val="0"/>
        </w:rPr>
        <w:t xml:space="preserve">Schedule 4.1(a)</w:t>
      </w:r>
      <w:r w:rsidDel="00000000" w:rsidR="00000000" w:rsidRPr="00000000">
        <w:rPr>
          <w:rFonts w:ascii="Calibri" w:cs="Calibri" w:eastAsia="Calibri" w:hAnsi="Calibri"/>
          <w:b w:val="0"/>
          <w:bCs w:val="0"/>
          <w:sz w:val="22"/>
          <w:szCs w:val="22"/>
          <w:rtl w:val="0"/>
        </w:rPr>
        <w:t xml:space="preserve">.</w:t>
      </w:r>
    </w:p>
    <w:p w:rsidR="00000000" w:rsidDel="00000000" w:rsidP="00000000" w:rsidRDefault="00000000" w:rsidRPr="00000000" w14:paraId="00000037">
      <w:pPr>
        <w:widowControl w:val="1"/>
        <w:spacing w:after="220" w:before="220" w:lineRule="auto"/>
        <w:rPr>
          <w:rFonts w:ascii="Calibri" w:cs="Calibri" w:eastAsia="Calibri" w:hAnsi="Calibri"/>
        </w:rPr>
        <w:sectPr>
          <w:footerReference r:id="rId9" w:type="default"/>
          <w:pgSz w:h="15840" w:w="12240" w:orient="portrait"/>
          <w:pgMar w:bottom="1008" w:top="1008" w:left="1008" w:right="1008" w:header="432" w:footer="432"/>
          <w:pgNumType w:start="1"/>
        </w:sectPr>
      </w:pPr>
      <w:r w:rsidDel="00000000" w:rsidR="00000000" w:rsidRPr="00000000">
        <w:rPr>
          <w:rtl w:val="0"/>
        </w:rPr>
      </w:r>
    </w:p>
    <w:bookmarkStart w:colFirst="0" w:colLast="0" w:name="bookmark=id.ldeu4596c9nc" w:id="9"/>
    <w:bookmarkEnd w:id="9"/>
    <w:bookmarkStart w:colFirst="0" w:colLast="0" w:name="bookmark=id.1rp7czl0h3ax" w:id="10"/>
    <w:bookmarkEnd w:id="10"/>
    <w:p w:rsidR="00000000" w:rsidDel="00000000" w:rsidP="00000000" w:rsidRDefault="00000000" w:rsidRPr="00000000" w14:paraId="00000038">
      <w:pPr>
        <w:pStyle w:val="Heading1"/>
        <w:widowControl w:val="1"/>
        <w:spacing w:after="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3.6(a)</w:t>
      </w:r>
    </w:p>
    <w:p w:rsidR="00000000" w:rsidDel="00000000" w:rsidP="00000000" w:rsidRDefault="00000000" w:rsidRPr="00000000" w14:paraId="00000039">
      <w:pPr>
        <w:pStyle w:val="Heading1"/>
        <w:widowControl w:val="1"/>
        <w:spacing w:after="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REQUIREMENTS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shall cause to be performed, and a report thereof provided to Zenus of the following internal audits and reviews or their substantial equivalents, all of which shall be performed and provided at Program Manager’s expense.</w:t>
      </w:r>
    </w:p>
    <w:tbl>
      <w:tblPr>
        <w:tblStyle w:val="Table1"/>
        <w:tblW w:w="9763.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93"/>
        <w:gridCol w:w="1170"/>
        <w:gridCol w:w="1800"/>
        <w:tblGridChange w:id="0">
          <w:tblGrid>
            <w:gridCol w:w="6793"/>
            <w:gridCol w:w="1170"/>
            <w:gridCol w:w="1800"/>
          </w:tblGrid>
        </w:tblGridChange>
      </w:tblGrid>
      <w:tr>
        <w:trPr>
          <w:cantSplit w:val="0"/>
          <w:trHeight w:val="551" w:hRule="atLeast"/>
          <w:tblHeader w:val="0"/>
        </w:trPr>
        <w:tc>
          <w:tcPr>
            <w:tcBorders>
              <w:top w:color="000000" w:space="0" w:sz="0" w:val="nil"/>
              <w:left w:color="000000" w:space="0" w:sz="0" w:val="nil"/>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hanging="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Performed or Provided By</w:t>
            </w:r>
          </w:p>
        </w:tc>
      </w:tr>
      <w:tr>
        <w:trPr>
          <w:cantSplit w:val="0"/>
          <w:trHeight w:val="494"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SAS 70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(SSAE18)</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Financial Review</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r>
        <w:trPr>
          <w:cantSplit w:val="0"/>
          <w:trHeight w:val="710"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ISO 27001, PCI e ISO 27701</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r>
        <w:trPr>
          <w:cantSplit w:val="0"/>
          <w:trHeight w:val="341"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ISAE 3402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r>
        <w:trPr>
          <w:cantSplit w:val="0"/>
          <w:trHeight w:val="357"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sdt>
              <w:sdtPr>
                <w:id w:val="-647951466"/>
                <w:tag w:val="goog_rdk_10"/>
              </w:sdtPr>
              <w:sdtContent>
                <w:commentRangeStart w:id="0"/>
              </w:sdtContent>
            </w:sdt>
            <w:sdt>
              <w:sdtPr>
                <w:id w:val="1975917265"/>
                <w:tag w:val="goog_rdk_11"/>
              </w:sdtPr>
              <w:sdtContent>
                <w:commentRangeStart w:id="1"/>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ISAE 3402</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bl>
    <w:p w:rsidR="00000000" w:rsidDel="00000000" w:rsidP="00000000" w:rsidRDefault="00000000" w:rsidRPr="00000000" w14:paraId="0000004B">
      <w:pPr>
        <w:widowControl w:val="1"/>
        <w:spacing w:after="220" w:before="220" w:lineRule="auto"/>
        <w:jc w:val="center"/>
        <w:rPr>
          <w:rFonts w:ascii="Calibri" w:cs="Calibri" w:eastAsia="Calibri" w:hAnsi="Calibri"/>
        </w:rPr>
        <w:sectPr>
          <w:footerReference r:id="rId10" w:type="default"/>
          <w:type w:val="nextPage"/>
          <w:pgSz w:h="15840" w:w="12240" w:orient="portrait"/>
          <w:pgMar w:bottom="1008" w:top="1008" w:left="1008" w:right="1008" w:header="432" w:footer="432"/>
          <w:pgNumType w:start="1"/>
        </w:sectPr>
      </w:pPr>
      <w:r w:rsidDel="00000000" w:rsidR="00000000" w:rsidRPr="00000000">
        <w:rPr>
          <w:rtl w:val="0"/>
        </w:rPr>
      </w:r>
    </w:p>
    <w:p w:rsidR="00000000" w:rsidDel="00000000" w:rsidP="00000000" w:rsidRDefault="00000000" w:rsidRPr="00000000" w14:paraId="0000004C">
      <w:pPr>
        <w:pStyle w:val="Heading1"/>
        <w:widowControl w:val="1"/>
        <w:spacing w:after="220" w:before="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3.7(e)</w:t>
      </w:r>
    </w:p>
    <w:p w:rsidR="00000000" w:rsidDel="00000000" w:rsidP="00000000" w:rsidRDefault="00000000" w:rsidRPr="00000000" w14:paraId="0000004D">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REQUIREMENTS</w:t>
      </w:r>
    </w:p>
    <w:bookmarkStart w:colFirst="0" w:colLast="0" w:name="bookmark=id.64pqmzmmrl6d" w:id="11"/>
    <w:bookmarkEnd w:id="11"/>
    <w:p w:rsidR="00000000" w:rsidDel="00000000" w:rsidP="00000000" w:rsidRDefault="00000000" w:rsidRPr="00000000" w14:paraId="0000004E">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reports shall be provided to Zenus by Program Manager consistent with the Agreement: Reported Immediately</w:t>
      </w:r>
    </w:p>
    <w:bookmarkStart w:colFirst="0" w:colLast="0" w:name="bookmark=id.44iehl7q77c4" w:id="12"/>
    <w:bookmarkEnd w:id="12"/>
    <w:bookmarkStart w:colFirst="0" w:colLast="0" w:name="bookmark=id.rk813ybhngcc" w:id="13"/>
    <w:bookmarkEnd w:id="13"/>
    <w:p w:rsidR="00000000" w:rsidDel="00000000" w:rsidP="00000000" w:rsidRDefault="00000000" w:rsidRPr="00000000" w14:paraId="000000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Suspicious activity as identified by Program Manager.</w:t>
      </w:r>
    </w:p>
    <w:p w:rsidR="00000000" w:rsidDel="00000000" w:rsidP="00000000" w:rsidRDefault="00000000" w:rsidRPr="00000000" w14:paraId="0000005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Notice to Zenus of all legal actions, including subpoenas, levies, information requests and garnishments. Under no circumstances (other than as expressly prohibited by Applicable Law) </w:t>
      </w:r>
      <w:bookmarkStart w:colFirst="0" w:colLast="0" w:name="bookmark=id.dj6yn3yiq9u" w:id="14"/>
      <w:bookmarkEnd w:id="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shall these notices be delayed longer than three (10) business days following Program Manager’s receipt.</w:t>
      </w:r>
    </w:p>
    <w:bookmarkStart w:colFirst="0" w:colLast="0" w:name="bookmark=id.pbwqlc9eovt8" w:id="15"/>
    <w:bookmarkEnd w:id="15"/>
    <w:bookmarkStart w:colFirst="0" w:colLast="0" w:name="bookmark=id.vubinshhkpy0" w:id="16"/>
    <w:bookmarkEnd w:id="16"/>
    <w:p w:rsidR="00000000" w:rsidDel="00000000" w:rsidP="00000000" w:rsidRDefault="00000000" w:rsidRPr="00000000" w14:paraId="0000005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Breaches.</w:t>
      </w:r>
    </w:p>
    <w:p w:rsidR="00000000" w:rsidDel="00000000" w:rsidP="00000000" w:rsidRDefault="00000000" w:rsidRPr="00000000" w14:paraId="0000005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of all materials or correspondence relating to significant or material matters (whether negative or positive) that Program Manager receives from any Network or any other third-party relating specifically to Zenus’ sponsorship of the program(s).</w:t>
      </w:r>
    </w:p>
    <w:bookmarkStart w:colFirst="0" w:colLast="0" w:name="bookmark=id.p7obtq4920wk" w:id="17"/>
    <w:bookmarkEnd w:id="17"/>
    <w:bookmarkStart w:colFirst="0" w:colLast="0" w:name="bookmark=id.1hlnrorxbi21" w:id="18"/>
    <w:bookmarkEnd w:id="18"/>
    <w:bookmarkStart w:colFirst="0" w:colLast="0" w:name="bookmark=id.6jiuivserzlz" w:id="19"/>
    <w:bookmarkEnd w:id="19"/>
    <w:bookmarkStart w:colFirst="0" w:colLast="0" w:name="bookmark=id.q66bvtbf1er" w:id="20"/>
    <w:bookmarkEnd w:id="20"/>
    <w:bookmarkStart w:colFirst="0" w:colLast="0" w:name="bookmark=id.fy3w4jgyfkow" w:id="21"/>
    <w:bookmarkEnd w:id="21"/>
    <w:bookmarkStart w:colFirst="0" w:colLast="0" w:name="bookmark=id.f0oeo3tbq9te" w:id="22"/>
    <w:bookmarkEnd w:id="22"/>
    <w:bookmarkStart w:colFirst="0" w:colLast="0" w:name="bookmark=id.vvzv31dhxgut" w:id="23"/>
    <w:bookmarkEnd w:id="23"/>
    <w:bookmarkStart w:colFirst="0" w:colLast="0" w:name="bookmark=id.wdmdvbe58i1w" w:id="24"/>
    <w:bookmarkEnd w:id="24"/>
    <w:bookmarkStart w:colFirst="0" w:colLast="0" w:name="bookmark=id.s0tuw4689od" w:id="25"/>
    <w:bookmarkEnd w:id="25"/>
    <w:bookmarkStart w:colFirst="0" w:colLast="0" w:name="bookmark=id.va5dkz5iowb" w:id="26"/>
    <w:bookmarkEnd w:id="26"/>
    <w:p w:rsidR="00000000" w:rsidDel="00000000" w:rsidP="00000000" w:rsidRDefault="00000000" w:rsidRPr="00000000" w14:paraId="00000053">
      <w:pPr>
        <w:pStyle w:val="Heading2"/>
        <w:widowControl w:val="1"/>
        <w:spacing w:after="220" w:before="220" w:lineRule="auto"/>
        <w:ind w:left="21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Reported Quarterly</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9"/>
          <w:tab w:val="left" w:leader="none" w:pos="1000"/>
        </w:tabs>
        <w:spacing w:after="220" w:before="220" w:line="240" w:lineRule="auto"/>
        <w:ind w:left="1000" w:right="0" w:hanging="42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new and terminated Third-Party Service Providers participating in the Program.</w:t>
      </w:r>
    </w:p>
    <w:p w:rsidR="00000000" w:rsidDel="00000000" w:rsidP="00000000" w:rsidRDefault="00000000" w:rsidRPr="00000000" w14:paraId="00000055">
      <w:pPr>
        <w:widowControl w:val="1"/>
        <w:spacing w:after="220" w:before="2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7">
      <w:pPr>
        <w:widowControl w:val="1"/>
        <w:spacing w:after="220" w:before="22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Schedule 3.11</w:t>
      </w:r>
    </w:p>
    <w:p w:rsidR="00000000" w:rsidDel="00000000" w:rsidP="00000000" w:rsidRDefault="00000000" w:rsidRPr="00000000" w14:paraId="00000058">
      <w:pPr>
        <w:widowControl w:val="1"/>
        <w:spacing w:after="220" w:before="220" w:lineRule="auto"/>
        <w:jc w:val="cente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APPROVED THIRD-PARTY SERVICE PROVIDERS </w:t>
      </w:r>
    </w:p>
    <w:p w:rsidR="00000000" w:rsidDel="00000000" w:rsidP="00000000" w:rsidRDefault="00000000" w:rsidRPr="00000000" w14:paraId="00000059">
      <w:pPr>
        <w:widowControl w:val="1"/>
        <w:spacing w:after="220" w:before="220" w:lineRule="auto"/>
        <w:rPr>
          <w:rFonts w:ascii="Calibri" w:cs="Calibri" w:eastAsia="Calibri" w:hAnsi="Calibri"/>
        </w:rPr>
      </w:pPr>
      <w:sdt>
        <w:sdtPr>
          <w:id w:val="907387144"/>
          <w:tag w:val="goog_rdk_12"/>
        </w:sdtPr>
        <w:sdtContent>
          <w:commentRangeStart w:id="2"/>
        </w:sdtContent>
      </w:sdt>
      <w:r w:rsidDel="00000000" w:rsidR="00000000" w:rsidRPr="00000000">
        <w:rPr>
          <w:rFonts w:ascii="Calibri" w:cs="Calibri" w:eastAsia="Calibri" w:hAnsi="Calibri"/>
          <w:b w:val="1"/>
          <w:bCs w:val="1"/>
          <w:rtl w:val="0"/>
        </w:rPr>
        <w:t xml:space="preserve">Card Vendor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NAME OR TBD</w:t>
      </w:r>
      <w:r w:rsidDel="00000000" w:rsidR="00000000" w:rsidRPr="00000000">
        <w:rPr>
          <w:rFonts w:ascii="Calibri" w:cs="Calibri" w:eastAsia="Calibri" w:hAnsi="Calibri"/>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A">
      <w:pPr>
        <w:widowControl w:val="1"/>
        <w:numPr>
          <w:ilvl w:val="0"/>
          <w:numId w:val="3"/>
        </w:numPr>
        <w:spacing w:after="0" w:before="22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Safeguarding of all digital key components relating to CVV and PIN encoding and EMV programming</w:t>
      </w:r>
    </w:p>
    <w:p w:rsidR="00000000" w:rsidDel="00000000" w:rsidP="00000000" w:rsidRDefault="00000000" w:rsidRPr="00000000" w14:paraId="0000005B">
      <w:pPr>
        <w:widowControl w:val="1"/>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Card creation, production and shipment, including</w:t>
      </w:r>
    </w:p>
    <w:p w:rsidR="00000000" w:rsidDel="00000000" w:rsidP="00000000" w:rsidRDefault="00000000" w:rsidRPr="00000000" w14:paraId="0000005C">
      <w:pPr>
        <w:widowControl w:val="1"/>
        <w:numPr>
          <w:ilvl w:val="1"/>
          <w:numId w:val="2"/>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purchase and safekeeping of plastic stock</w:t>
      </w:r>
      <w:r w:rsidDel="00000000" w:rsidR="00000000" w:rsidRPr="00000000">
        <w:rPr>
          <w:rtl w:val="0"/>
        </w:rPr>
      </w:r>
    </w:p>
    <w:p w:rsidR="00000000" w:rsidDel="00000000" w:rsidP="00000000" w:rsidRDefault="00000000" w:rsidRPr="00000000" w14:paraId="0000005D">
      <w:pPr>
        <w:widowControl w:val="1"/>
        <w:numPr>
          <w:ilvl w:val="1"/>
          <w:numId w:val="2"/>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embossing and encoding of Cards</w:t>
      </w:r>
      <w:r w:rsidDel="00000000" w:rsidR="00000000" w:rsidRPr="00000000">
        <w:rPr>
          <w:rtl w:val="0"/>
        </w:rPr>
      </w:r>
    </w:p>
    <w:p w:rsidR="00000000" w:rsidDel="00000000" w:rsidP="00000000" w:rsidRDefault="00000000" w:rsidRPr="00000000" w14:paraId="0000005E">
      <w:pPr>
        <w:widowControl w:val="1"/>
        <w:numPr>
          <w:ilvl w:val="0"/>
          <w:numId w:val="2"/>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printing of Card carriers</w:t>
      </w:r>
      <w:r w:rsidDel="00000000" w:rsidR="00000000" w:rsidRPr="00000000">
        <w:rPr>
          <w:rtl w:val="0"/>
        </w:rPr>
      </w:r>
    </w:p>
    <w:p w:rsidR="00000000" w:rsidDel="00000000" w:rsidP="00000000" w:rsidRDefault="00000000" w:rsidRPr="00000000" w14:paraId="0000005F">
      <w:pPr>
        <w:widowControl w:val="1"/>
        <w:numPr>
          <w:ilvl w:val="1"/>
          <w:numId w:val="2"/>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mailing or other delivery of Cards</w:t>
      </w:r>
      <w:r w:rsidDel="00000000" w:rsidR="00000000" w:rsidRPr="00000000">
        <w:rPr>
          <w:rtl w:val="0"/>
        </w:rPr>
      </w:r>
    </w:p>
    <w:p w:rsidR="00000000" w:rsidDel="00000000" w:rsidP="00000000" w:rsidRDefault="00000000" w:rsidRPr="00000000" w14:paraId="00000060">
      <w:pPr>
        <w:widowControl w:val="1"/>
        <w:numPr>
          <w:ilvl w:val="0"/>
          <w:numId w:val="2"/>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preparation and mailing of PIN mailers </w:t>
      </w:r>
      <w:r w:rsidDel="00000000" w:rsidR="00000000" w:rsidRPr="00000000">
        <w:rPr>
          <w:rtl w:val="0"/>
        </w:rPr>
      </w:r>
    </w:p>
    <w:p w:rsidR="00000000" w:rsidDel="00000000" w:rsidP="00000000" w:rsidRDefault="00000000" w:rsidRPr="00000000" w14:paraId="00000061">
      <w:pPr>
        <w:widowControl w:val="1"/>
        <w:numPr>
          <w:ilvl w:val="1"/>
          <w:numId w:val="2"/>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preparation and mailing of all other documents required or otherwise to be sent to End Users</w:t>
      </w:r>
      <w:r w:rsidDel="00000000" w:rsidR="00000000" w:rsidRPr="00000000">
        <w:rPr>
          <w:rtl w:val="0"/>
        </w:rPr>
      </w:r>
    </w:p>
    <w:p w:rsidR="00000000" w:rsidDel="00000000" w:rsidP="00000000" w:rsidRDefault="00000000" w:rsidRPr="00000000" w14:paraId="00000062">
      <w:pPr>
        <w:widowControl w:val="1"/>
        <w:numPr>
          <w:ilvl w:val="1"/>
          <w:numId w:val="2"/>
        </w:numPr>
        <w:spacing w:after="0" w:before="0" w:lineRule="auto"/>
        <w:ind w:left="1080" w:hanging="360"/>
        <w:rPr>
          <w:rFonts w:ascii="Calibri" w:cs="Calibri" w:eastAsia="Calibri" w:hAnsi="Calibri"/>
        </w:rPr>
      </w:pPr>
      <w:r w:rsidDel="00000000" w:rsidR="00000000" w:rsidRPr="00000000">
        <w:rPr>
          <w:rFonts w:ascii="Calibri" w:cs="Calibri" w:eastAsia="Calibri" w:hAnsi="Calibri"/>
          <w:rtl w:val="0"/>
        </w:rPr>
        <w:t xml:space="preserve">all other Program-related mailings to End Users including shipping costs and postage</w:t>
      </w:r>
    </w:p>
    <w:p w:rsidR="00000000" w:rsidDel="00000000" w:rsidP="00000000" w:rsidRDefault="00000000" w:rsidRPr="00000000" w14:paraId="00000063">
      <w:pPr>
        <w:widowControl w:val="1"/>
        <w:spacing w:after="0" w:before="0" w:lineRule="auto"/>
        <w:rPr>
          <w:rFonts w:ascii="Calibri" w:cs="Calibri" w:eastAsia="Calibri" w:hAnsi="Calibri"/>
        </w:rPr>
        <w:sectPr>
          <w:footerReference r:id="rId11" w:type="default"/>
          <w:type w:val="nextPage"/>
          <w:pgSz w:h="15840" w:w="12240" w:orient="portrait"/>
          <w:pgMar w:bottom="1008" w:top="1008" w:left="1008" w:right="1008" w:header="432" w:footer="432"/>
        </w:sectPr>
      </w:pPr>
      <w:r w:rsidDel="00000000" w:rsidR="00000000" w:rsidRPr="00000000">
        <w:rPr>
          <w:rtl w:val="0"/>
        </w:rPr>
      </w:r>
    </w:p>
    <w:p w:rsidR="00000000" w:rsidDel="00000000" w:rsidP="00000000" w:rsidRDefault="00000000" w:rsidRPr="00000000" w14:paraId="00000064">
      <w:pPr>
        <w:pStyle w:val="Heading2"/>
        <w:widowControl w:val="1"/>
        <w:spacing w:after="220" w:before="220" w:lineRule="auto"/>
        <w:ind w:left="0"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4.1(a)</w:t>
      </w:r>
    </w:p>
    <w:p w:rsidR="00000000" w:rsidDel="00000000" w:rsidP="00000000" w:rsidRDefault="00000000" w:rsidRPr="00000000" w14:paraId="00000065">
      <w:pPr>
        <w:pStyle w:val="Heading2"/>
        <w:widowControl w:val="1"/>
        <w:spacing w:after="220" w:before="22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 MANAGER COMPLIANCE FUNCTIONS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exhibit outlines Program Manager’s compliance obligations and functions relative to the Programs. These obligations and functions are subject to change as amendments, adjustments and revisions to the Agreement, the Program, Applicable Laws or regulatory expectation are made or occur. Any change shall only be valid once is written amended by the Parties herein. The obligations and functions listed below are intended to further clarify certain requirements and obligations set forth in the Agreement, and do not replace any other obligations set forth in the Agreement.</w:t>
      </w:r>
    </w:p>
    <w:p w:rsidR="00000000" w:rsidDel="00000000" w:rsidP="00000000" w:rsidRDefault="00000000" w:rsidRPr="00000000" w14:paraId="00000067">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Model Risk Management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models used by Program Manager for the Programs, Program Manager will maintain an adequate Model Risk Management Program, in accordance with banking standards and Applicable Law(such as FIL 22-2017- - Adoption of Supervisory Guidance on Model Risk Management), including processes and controls during model development, as well as independent testing and validation.</w:t>
      </w:r>
    </w:p>
    <w:p w:rsidR="00000000" w:rsidDel="00000000" w:rsidP="00000000" w:rsidRDefault="00000000" w:rsidRPr="00000000" w14:paraId="00000069">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Compliance Management System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implement and maintain a Compliance Management System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meeting any Commissioner guidelines, including the three components of a CMS: (1) board of directors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committee thereof, management and oversight; (2) a compliance program (policies and procedures, training, monitoring and testing, complaint response, risk assessments, issue and exam management, and governance); and (3) compliance audit as provisioned in the Schedule 3.6 (a). Program Manager’s CMS is subject to meet Applicable Law and Regulatory Authority. Modifications and enhancements to the CMS may be implemented once is determined due to changes on Applicable Law or Regulatory Authority requests.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implement and maintain compliance policies for all Applicable Laws and regulations, and Program Manager policies will be reviewed and approved at least annually by both Zenus and Program Manager’s Board and a senior management committee with responsibilities for risk management (which committee must be made up of certain Program Manager executives or key members of management)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Committee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Manager’s Committee will meet at least quarterly and address the results of the compliance testing of Program Manager’s CMS, with a signed Committee attestation that certifies that the results of the compliance testing and any action plans necessary to address any exceptions in the compliance testing were discussed by the Committee; the attestation must be signed by the chairperson of the Committee.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appoint a Compliance Officer, who shall be experienced with deposit and lending regulations and bank compliance matters, to oversee the activities of Program Manager and the Clients in respect of the Programs from a compliance perspective.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223337313"/>
          <w:tag w:val="goog_rdk_13"/>
        </w:sdtPr>
        <w:sdtContent>
          <w:commentRangeStart w:id="3"/>
        </w:sdtContent>
      </w:sdt>
      <w:sdt>
        <w:sdtPr>
          <w:id w:val="505013051"/>
          <w:tag w:val="goog_rdk_14"/>
        </w:sdtPr>
        <w:sdtContent>
          <w:commentRangeStart w:id="4"/>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maintain an AML program, sufficient to assure AML compliance at all times. Program Manager will report all suspicious activity to Zenus.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review and test Program Manager compliance policies at least annually.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monitor and evaluate Clients regularly on their compliance with Applicable Laws, including but not limited to AML.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Authorities will perform regular monitoring and oversight of Program Manager’s CMS, including regular and ad hoc onsite visits by Regulatory Authority personnel. Program Manager will comply with all requests made by Regulatory Authority to facilitate such monitoring, oversight, and onsite visits. Program Manager shall not be obliged to open any confidential information of its Clients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to the foregoing, Program Manager’s CMS shall include the following elements:</w:t>
      </w:r>
    </w:p>
    <w:p w:rsidR="00000000" w:rsidDel="00000000" w:rsidP="00000000" w:rsidRDefault="00000000" w:rsidRPr="00000000" w14:paraId="00000073">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Identification Program (CIP)</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is responsible for implementing a written Customer Identification Program (CIP), which at minimum includes the elements listed below.</w:t>
      </w:r>
    </w:p>
    <w:p w:rsidR="00000000" w:rsidDel="00000000" w:rsidP="00000000" w:rsidRDefault="00000000" w:rsidRPr="00000000" w14:paraId="0000007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Collecting the following End User identifying information:</w:t>
      </w:r>
    </w:p>
    <w:p w:rsidR="00000000" w:rsidDel="00000000" w:rsidP="00000000" w:rsidRDefault="00000000" w:rsidRPr="00000000" w14:paraId="0000007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220" w:line="240" w:lineRule="auto"/>
        <w:ind w:left="16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Name</w:t>
      </w:r>
    </w:p>
    <w:p w:rsidR="00000000" w:rsidDel="00000000" w:rsidP="00000000" w:rsidRDefault="00000000" w:rsidRPr="00000000" w14:paraId="0000007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birth for individuals</w:t>
      </w:r>
    </w:p>
    <w:p w:rsidR="00000000" w:rsidDel="00000000" w:rsidP="00000000" w:rsidRDefault="00000000" w:rsidRPr="00000000" w14:paraId="0000007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which shall be:</w:t>
      </w:r>
    </w:p>
    <w:p w:rsidR="00000000" w:rsidDel="00000000" w:rsidP="00000000" w:rsidRDefault="00000000" w:rsidRPr="00000000" w14:paraId="0000007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8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individual, a residential or business street address;</w:t>
      </w:r>
    </w:p>
    <w:p w:rsidR="00000000" w:rsidDel="00000000" w:rsidP="00000000" w:rsidRDefault="00000000" w:rsidRPr="00000000" w14:paraId="0000007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individual who does not have a residential or business street address, an Army Post Office (APO) or Fleet Post Office (FPO) box number;</w:t>
      </w:r>
    </w:p>
    <w:p w:rsidR="00000000" w:rsidDel="00000000" w:rsidP="00000000" w:rsidRDefault="00000000" w:rsidRPr="00000000" w14:paraId="0000007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person other than an individual (such as a corporation, partnership, or trust), a principal place of business, local office, or other physical location.</w:t>
      </w:r>
    </w:p>
    <w:p w:rsidR="00000000" w:rsidDel="00000000" w:rsidP="00000000" w:rsidRDefault="00000000" w:rsidRPr="00000000" w14:paraId="0000007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number, which shall be:</w:t>
      </w:r>
    </w:p>
    <w:p w:rsidR="00000000" w:rsidDel="00000000" w:rsidP="00000000" w:rsidRDefault="00000000" w:rsidRPr="00000000" w14:paraId="0000007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80" w:right="0" w:hanging="36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U.S. person, a taxpayer identification number; or</w:t>
      </w:r>
    </w:p>
    <w:p w:rsidR="00000000" w:rsidDel="00000000" w:rsidP="00000000" w:rsidRDefault="00000000" w:rsidRPr="00000000" w14:paraId="0000007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non-U.S. person, one or more of the following: A taxpayer identification number; number and country of issuance of any other government-issued document evidencing nationality or residence and bearing a photograph or similar safeguard; or</w:t>
      </w:r>
    </w:p>
    <w:p w:rsidR="00000000" w:rsidDel="00000000" w:rsidP="00000000" w:rsidRDefault="00000000" w:rsidRPr="00000000" w14:paraId="0000007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to Zenus’ approval, when opening an account for a foreign business or enterprise that does not have an identification number, Program Manager will request alternative government-issued documentation certifying the existence of the business or enterprise.</w:t>
      </w:r>
    </w:p>
    <w:p w:rsidR="00000000" w:rsidDel="00000000" w:rsidP="00000000" w:rsidRDefault="00000000" w:rsidRPr="00000000" w14:paraId="0000008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obtain and maintain the necessary information required under FinCEN’s Final Rule on Beneficial Ownership and Risk-Based Customer Due Diligence (31 CFR § 1010.230 and § 1020.210).</w:t>
      </w:r>
    </w:p>
    <w:p w:rsidR="00000000" w:rsidDel="00000000" w:rsidP="00000000" w:rsidRDefault="00000000" w:rsidRPr="00000000" w14:paraId="0000008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provide new End Users with the below, or similar subject to approval by Zenus, notice requesting CIP information to verify their identity:</w:t>
      </w:r>
    </w:p>
    <w:p w:rsidR="00000000" w:rsidDel="00000000" w:rsidP="00000000" w:rsidRDefault="00000000" w:rsidRPr="00000000" w14:paraId="00000082">
      <w:pPr>
        <w:widowControl w:val="1"/>
        <w:spacing w:after="220" w:before="220" w:lineRule="auto"/>
        <w:jc w:val="both"/>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Customer Identification Requirements</w:t>
      </w:r>
      <w:r w:rsidDel="00000000" w:rsidR="00000000" w:rsidRPr="00000000">
        <w:rPr>
          <w:rtl w:val="0"/>
        </w:rPr>
      </w:r>
    </w:p>
    <w:p w:rsidR="00000000" w:rsidDel="00000000" w:rsidP="00000000" w:rsidRDefault="00000000" w:rsidRPr="00000000" w14:paraId="00000083">
      <w:pPr>
        <w:pStyle w:val="Heading1"/>
        <w:widowControl w:val="1"/>
        <w:spacing w:after="220" w:before="220" w:lineRule="auto"/>
        <w:ind w:left="720" w:righ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IMPORTANT INFORMATION ABOUT PROCEDURES FOR OPENING A NEW ACCOUNT – </w:t>
      </w:r>
      <w:r w:rsidDel="00000000" w:rsidR="00000000" w:rsidRPr="00000000">
        <w:rPr>
          <w:rFonts w:ascii="Calibri" w:cs="Calibri" w:eastAsia="Calibri" w:hAnsi="Calibri"/>
          <w:b w:val="0"/>
          <w:bCs w:val="0"/>
          <w:sz w:val="22"/>
          <w:szCs w:val="22"/>
          <w:rtl w:val="0"/>
        </w:rPr>
        <w:t xml:space="preserve">To help the government fight the funding of terrorism and money laundering activities, federal law requires all financial institutions and their third parties to obtain, verify, and record information that identifies each person who opens a new account. What this means for you: When you open an account, we will ask for your name, address, date of birth, and other information that will allow us to identify you. We may ask to see your driver’s license or other identifying documents.</w:t>
      </w:r>
    </w:p>
    <w:p w:rsidR="00000000" w:rsidDel="00000000" w:rsidP="00000000" w:rsidRDefault="00000000" w:rsidRPr="00000000" w14:paraId="0000008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Manager’s CIP will contain procedures for verifying the identity of the End User prior to allowing opening of the Client Sub-Account and any End User Sub-Account. The procedures will describe when Program Manager will use documents, non-documentary methods or a combination of both methods as described below.</w:t>
      </w:r>
    </w:p>
    <w:p w:rsidR="00000000" w:rsidDel="00000000" w:rsidP="00000000" w:rsidRDefault="00000000" w:rsidRPr="00000000" w14:paraId="0000008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22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through documents: For Programs relying on documentary verification, the CIP will contain procedures that set forth the acceptable documentation, which at minimum includes the collection of one unexpired government-issued ID and one supplemental document.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Acceptable forms of unexpired government-issued identification include the following:</w:t>
      </w:r>
    </w:p>
    <w:p w:rsidR="00000000" w:rsidDel="00000000" w:rsidP="00000000" w:rsidRDefault="00000000" w:rsidRPr="00000000" w14:paraId="0000008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22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individual, unexpired government-issued identification evidencing nationality or residence and bearing a photograph or similar safeguard, such as a driver's license or passport; and</w:t>
      </w:r>
    </w:p>
    <w:p w:rsidR="00000000" w:rsidDel="00000000" w:rsidP="00000000" w:rsidRDefault="00000000" w:rsidRPr="00000000" w14:paraId="0000008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22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person other than an individual (such as a corporation, partnership, or trust), documents showing the existence of the entity, such as certified articles of incorporation, a government-issued business license, a partnership agreement, or trust instrument.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Acceptable forms of supplemental documentation include the following:</w:t>
      </w:r>
    </w:p>
    <w:p w:rsidR="00000000" w:rsidDel="00000000" w:rsidP="00000000" w:rsidRDefault="00000000" w:rsidRPr="00000000" w14:paraId="0000008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220" w:before="220" w:line="240" w:lineRule="auto"/>
        <w:ind w:left="23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in bureaus validating information provided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Zenus requires that Program Manager confirm at least two of the following data points when verifying a Customer’s identity via documentary or non-documentary methods:</w:t>
      </w:r>
    </w:p>
    <w:p w:rsidR="00000000" w:rsidDel="00000000" w:rsidP="00000000" w:rsidRDefault="00000000" w:rsidRPr="00000000" w14:paraId="0000008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22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date of birth supplied matches to the name by comparing to the name and date of birth on the photo ID or through a third-party identity verification (IDV) provider</w:t>
      </w:r>
    </w:p>
    <w:p w:rsidR="00000000" w:rsidDel="00000000" w:rsidP="00000000" w:rsidRDefault="00000000" w:rsidRPr="00000000" w14:paraId="0000008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name supplied matches to the name by comparing to the name on the photo ID or through a third-party IDV provider</w:t>
      </w:r>
    </w:p>
    <w:p w:rsidR="00000000" w:rsidDel="00000000" w:rsidP="00000000" w:rsidRDefault="00000000" w:rsidRPr="00000000" w14:paraId="0000008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ID number supplied matches to name by comparing to the name and ID number on the photo ID or through a third-party IDV provider</w:t>
      </w:r>
    </w:p>
    <w:p w:rsidR="00000000" w:rsidDel="00000000" w:rsidP="00000000" w:rsidRDefault="00000000" w:rsidRPr="00000000" w14:paraId="0000008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permanent address supplied matches to the name by comparing against the name and address on the photo ID or through a third-party IDV provider or proof of address document.</w:t>
      </w:r>
    </w:p>
    <w:p w:rsidR="00000000" w:rsidDel="00000000" w:rsidP="00000000" w:rsidRDefault="00000000" w:rsidRPr="00000000" w14:paraId="0000009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case of a business customer, articles of incorporation or certificate of good standing</w:t>
      </w:r>
    </w:p>
    <w:p w:rsidR="00000000" w:rsidDel="00000000" w:rsidP="00000000" w:rsidRDefault="00000000" w:rsidRPr="00000000" w14:paraId="000000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and maintain procedures to address circumstances in which a End User’s identity cannot be verified and include the following:</w:t>
      </w:r>
    </w:p>
    <w:p w:rsidR="00000000" w:rsidDel="00000000" w:rsidP="00000000" w:rsidRDefault="00000000" w:rsidRPr="00000000" w14:paraId="0000009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Criteria or decision points at which an account should not be opened</w:t>
      </w:r>
    </w:p>
    <w:p w:rsidR="00000000" w:rsidDel="00000000" w:rsidP="00000000" w:rsidRDefault="00000000" w:rsidRPr="00000000" w14:paraId="0000009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Program Manager should close an account, after attempts to verify a Customer’s identity have failed.</w:t>
      </w:r>
    </w:p>
    <w:p w:rsidR="00000000" w:rsidDel="00000000" w:rsidP="00000000" w:rsidRDefault="00000000" w:rsidRPr="00000000" w14:paraId="0000009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accordance with the jointly developed policies of Program Manager and Zenus, Program Manager agrees to review and monitor the transactional data for all non-U.S. citizen End Users in order to ensure compliance with the mutually developed onboarding procedures and processes under the Agreement. </w:t>
      </w:r>
    </w:p>
    <w:p w:rsidR="00000000" w:rsidDel="00000000" w:rsidP="00000000" w:rsidRDefault="00000000" w:rsidRPr="00000000" w14:paraId="00000095">
      <w:pPr>
        <w:pStyle w:val="Heading2"/>
        <w:keepNext w:val="1"/>
        <w:widowControl w:val="1"/>
        <w:spacing w:after="220" w:before="220" w:lineRule="auto"/>
        <w:ind w:left="21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Comparison with Government Lists</w:t>
      </w:r>
    </w:p>
    <w:p w:rsidR="00000000" w:rsidDel="00000000" w:rsidP="00000000" w:rsidRDefault="00000000" w:rsidRPr="00000000" w14:paraId="0000009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2021313522"/>
          <w:tag w:val="goog_rdk_15"/>
        </w:sdtPr>
        <w:sdtContent>
          <w:commentRangeStart w:id="5"/>
        </w:sdtContent>
      </w:sdt>
      <w:sdt>
        <w:sdtPr>
          <w:id w:val="-1578386403"/>
          <w:tag w:val="goog_rdk_16"/>
        </w:sdtPr>
        <w:sdtContent>
          <w:commentRangeStart w:id="6"/>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and maintain procedures for determining whether a End User appears on the Specially Designated Nationals and Blocked Persons (“SDN”) list issued by OFAC. Program Manager’s procedures will at minimum include the following:</w:t>
      </w:r>
    </w:p>
    <w:p w:rsidR="00000000" w:rsidDel="00000000" w:rsidP="00000000" w:rsidRDefault="00000000" w:rsidRPr="00000000" w14:paraId="0000009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screen Applicants prior to account opening;</w:t>
      </w:r>
    </w:p>
    <w:p w:rsidR="00000000" w:rsidDel="00000000" w:rsidP="00000000" w:rsidRDefault="00000000" w:rsidRPr="00000000" w14:paraId="0000009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screen End Users when updates to the lists are made;</w:t>
      </w:r>
    </w:p>
    <w:p w:rsidR="00000000" w:rsidDel="00000000" w:rsidP="00000000" w:rsidRDefault="00000000" w:rsidRPr="00000000" w14:paraId="0000009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update the watchlist and test that updates have been correctly implemented;</w:t>
      </w:r>
    </w:p>
    <w:p w:rsidR="00000000" w:rsidDel="00000000" w:rsidP="00000000" w:rsidRDefault="00000000" w:rsidRPr="00000000" w14:paraId="0000009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review potential matches to watchlist entities, which at minimum, will include clearing potential matches to watchlist entities based on, at minimum, two customer identifying factors, such as name and date of birth OR name and country of citizenship; and</w:t>
      </w:r>
    </w:p>
    <w:p w:rsidR="00000000" w:rsidDel="00000000" w:rsidP="00000000" w:rsidRDefault="00000000" w:rsidRPr="00000000" w14:paraId="0000009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for escalating positive matches to Zenus.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not open or maintain accounts for or issue Cards to any OFAC-sanctioned person or known or suspected terrorists or terrorist organizations.</w:t>
      </w:r>
    </w:p>
    <w:p w:rsidR="00000000" w:rsidDel="00000000" w:rsidP="00000000" w:rsidRDefault="00000000" w:rsidRPr="00000000" w14:paraId="0000009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notify the Zenus compliance department immediately of any positive matches to any terrorist or OFAC-sanctioned persons.</w:t>
      </w:r>
    </w:p>
    <w:p w:rsidR="00000000" w:rsidDel="00000000" w:rsidP="00000000" w:rsidRDefault="00000000" w:rsidRPr="00000000" w14:paraId="0000009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maintain documentation demonstrating Program Manager’s review of potential matches and factors contributing to Program Manager’s decision that an End User was not a match to the watchlist entry.</w:t>
      </w:r>
    </w:p>
    <w:p w:rsidR="00000000" w:rsidDel="00000000" w:rsidP="00000000" w:rsidRDefault="00000000" w:rsidRPr="00000000" w14:paraId="0000009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implement and maintain controls to prevent the loading of more than the agreed limits to and between End User accounts.</w:t>
      </w:r>
    </w:p>
    <w:p w:rsidR="00000000" w:rsidDel="00000000" w:rsidP="00000000" w:rsidRDefault="00000000" w:rsidRPr="00000000" w14:paraId="000000A0">
      <w:pPr>
        <w:pStyle w:val="Heading2"/>
        <w:widowControl w:val="1"/>
        <w:spacing w:after="220" w:before="220" w:lineRule="auto"/>
        <w:ind w:left="21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Keeping Requirements</w:t>
      </w:r>
    </w:p>
    <w:p w:rsidR="00000000" w:rsidDel="00000000" w:rsidP="00000000" w:rsidRDefault="00000000" w:rsidRPr="00000000" w14:paraId="000000A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is required to retain all End User information and verification records and information for five (5) years from the date of the last Transaction or five (5) years from the date of the End User Sub-Account closure. Program Manager will also provide Zenus with access to this information for five (5) years from the date of the last Transaction or closure.</w:t>
      </w:r>
    </w:p>
    <w:p w:rsidR="00000000" w:rsidDel="00000000" w:rsidP="00000000" w:rsidRDefault="00000000" w:rsidRPr="00000000" w14:paraId="000000A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is required to retain Transaction-specific records generated in the ordinary course of business for five years, including any information necessary to reconstruct activity associated with the End User Sub-Account. The information will reflect the Transaction’s amount, location, date and time, and any other unique identifier. Program Manager will also provide Zenus with access to this information for five years from the date of the last Transaction or five years from the date of the account closure.</w:t>
      </w:r>
    </w:p>
    <w:p w:rsidR="00000000" w:rsidDel="00000000" w:rsidP="00000000" w:rsidRDefault="00000000" w:rsidRPr="00000000" w14:paraId="000000A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0" w:line="240" w:lineRule="auto"/>
        <w:ind w:left="940"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retain information and records as prescribed by Applicable Laws for the Program.</w:t>
      </w:r>
    </w:p>
    <w:p w:rsidR="00000000" w:rsidDel="00000000" w:rsidP="00000000" w:rsidRDefault="00000000" w:rsidRPr="00000000" w14:paraId="000000A4">
      <w:pPr>
        <w:pStyle w:val="Heading2"/>
        <w:widowControl w:val="1"/>
        <w:spacing w:after="220" w:before="220" w:lineRule="auto"/>
        <w:ind w:firstLine="2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Monitoring</w:t>
      </w:r>
    </w:p>
    <w:p w:rsidR="00000000" w:rsidDel="00000000" w:rsidP="00000000" w:rsidRDefault="00000000" w:rsidRPr="00000000" w14:paraId="000000A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establish, maintain, and update at least annually procedures for the identification and review of potentially suspicious and fraudulent activity.</w:t>
      </w:r>
    </w:p>
    <w:p w:rsidR="00000000" w:rsidDel="00000000" w:rsidP="00000000" w:rsidRDefault="00000000" w:rsidRPr="00000000" w14:paraId="000000A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and maintain a suspicious and fraudulent activity monitoring coverage assessment that identifies the customer, transactional, and geographical risks associated with the Program and develop mitigating controls to prevent and detect potentially suspicious or fraudulent activity associated with the risks. Program Manager will update this coverage assessment as program features change, including, but not limited, to changes in Program’s customer base, geographic footprint, or transactional funding, transfer, or withdrawal methods. Program Manager will provide this assessment to Zenus for approval prior to the program going live, prior to the implementation of new features, and as requested by Zenus.</w:t>
      </w:r>
    </w:p>
    <w:p w:rsidR="00000000" w:rsidDel="00000000" w:rsidP="00000000" w:rsidRDefault="00000000" w:rsidRPr="00000000" w14:paraId="000000A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perform on-going monitoring for suspicious and fraudulent activity for all risks identified in the suspicious and fraudulent activity monitoring coverage assessment.</w:t>
      </w:r>
    </w:p>
    <w:p w:rsidR="00000000" w:rsidDel="00000000" w:rsidP="00000000" w:rsidRDefault="00000000" w:rsidRPr="00000000" w14:paraId="000000A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maintain documented policies and procedures for responding to official requests from government and law enforcement agencies and escalation to Zenus as appropriate.</w:t>
      </w:r>
    </w:p>
    <w:p w:rsidR="00000000" w:rsidDel="00000000" w:rsidP="00000000" w:rsidRDefault="00000000" w:rsidRPr="00000000" w14:paraId="000000A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implement, and maintain controls to prevent the loading or remitting of more limits agreed upon with Zenus.</w:t>
      </w:r>
    </w:p>
    <w:p w:rsidR="00000000" w:rsidDel="00000000" w:rsidP="00000000" w:rsidRDefault="00000000" w:rsidRPr="00000000" w14:paraId="000000AA">
      <w:pPr>
        <w:pStyle w:val="Heading2"/>
        <w:widowControl w:val="1"/>
        <w:spacing w:after="220" w:before="220" w:lineRule="auto"/>
        <w:ind w:firstLine="2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Compliance Reporting</w:t>
      </w:r>
    </w:p>
    <w:p w:rsidR="00000000" w:rsidDel="00000000" w:rsidP="00000000" w:rsidRDefault="00000000" w:rsidRPr="00000000" w14:paraId="000000A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275960712"/>
          <w:tag w:val="goog_rdk_17"/>
        </w:sdtPr>
        <w:sdtContent>
          <w:commentRangeStart w:id="7"/>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provide Zenus compliance a quarterly report for each End User containing the customer information as requested by Zenus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614100243"/>
          <w:tag w:val="goog_rdk_18"/>
        </w:sdtPr>
        <w:sdtContent>
          <w:commentRangeStart w:id="8"/>
        </w:sdtContent>
      </w:sdt>
      <w:sdt>
        <w:sdtPr>
          <w:id w:val="227288939"/>
          <w:tag w:val="goog_rdk_19"/>
        </w:sdtPr>
        <w:sdtContent>
          <w:commentRangeStart w:id="9"/>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provide Zenus with a quarterly report of all Client Sub-Accounts and End User Sub-Accounts for End Users that were closed in the previous in a time period mutually agreed between Zenus and Program Manager</w:t>
      </w:r>
      <w:sdt>
        <w:sdtPr>
          <w:id w:val="880589515"/>
          <w:tag w:val="goog_rdk_20"/>
        </w:sdtPr>
        <w:sdtContent>
          <w:ins w:author="David Henry" w:id="6" w:date="2026-03-03T14:29:00Z">
            <w:commentRangeEnd w:id="8"/>
            <w:r w:rsidDel="00000000" w:rsidR="00000000" w:rsidRPr="00000000">
              <w:commentReference w:id="8"/>
            </w:r>
            <w:commentRangeEnd w:id="9"/>
            <w:r w:rsidDel="00000000" w:rsidR="00000000" w:rsidRPr="00000000">
              <w:commentReference w:id="9"/>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t>
            </w:r>
          </w:ins>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pStyle w:val="Heading2"/>
        <w:widowControl w:val="1"/>
        <w:spacing w:after="220" w:before="220" w:lineRule="auto"/>
        <w:ind w:left="21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Marketing and Advertising</w:t>
      </w:r>
    </w:p>
    <w:p w:rsidR="00000000" w:rsidDel="00000000" w:rsidP="00000000" w:rsidRDefault="00000000" w:rsidRPr="00000000" w14:paraId="000000A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940"/>
        </w:tabs>
        <w:spacing w:after="22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and Zenus will agree prior to the launch of any Program on guidelines to govern all advertising and marketing materials and conduct periodic (at least quarterly, unless Zenus agrees to the contrary) reviews of such materials to ensure compliance with the guidelines and Applicable Law. The Parties may revise the guidelines on mutual agreement at any time; provided that Zenus reserves the right in its reasonable discretion to require changes to the guidelines that it deems necessary to avoid legal, regulatory, or reputational harm to Zenus.</w:t>
      </w:r>
    </w:p>
    <w:p w:rsidR="00000000" w:rsidDel="00000000" w:rsidP="00000000" w:rsidRDefault="00000000" w:rsidRPr="00000000" w14:paraId="000000AF">
      <w:pPr>
        <w:widowControl w:val="1"/>
        <w:spacing w:after="220" w:before="220" w:lineRule="auto"/>
        <w:jc w:val="both"/>
        <w:rPr>
          <w:rFonts w:ascii="Calibri" w:cs="Calibri" w:eastAsia="Calibri" w:hAnsi="Calibri"/>
        </w:rPr>
        <w:sectPr>
          <w:footerReference r:id="rId12" w:type="default"/>
          <w:type w:val="nextPage"/>
          <w:pgSz w:h="15840" w:w="12240" w:orient="portrait"/>
          <w:pgMar w:bottom="1008" w:top="1008" w:left="1008" w:right="1008" w:header="432" w:footer="432"/>
        </w:sectPr>
      </w:pPr>
      <w:r w:rsidDel="00000000" w:rsidR="00000000" w:rsidRPr="00000000">
        <w:rPr>
          <w:rtl w:val="0"/>
        </w:rPr>
      </w:r>
    </w:p>
    <w:p w:rsidR="00000000" w:rsidDel="00000000" w:rsidP="00000000" w:rsidRDefault="00000000" w:rsidRPr="00000000" w14:paraId="000000B0">
      <w:pPr>
        <w:pStyle w:val="Heading1"/>
        <w:widowControl w:val="1"/>
        <w:spacing w:after="220" w:before="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4.1(b)</w:t>
      </w:r>
    </w:p>
    <w:p w:rsidR="00000000" w:rsidDel="00000000" w:rsidP="00000000" w:rsidRDefault="00000000" w:rsidRPr="00000000" w14:paraId="000000B1">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PROHIBITED MCC CODES</w:t>
      </w:r>
    </w:p>
    <w:tbl>
      <w:tblPr>
        <w:tblStyle w:val="Table2"/>
        <w:tblW w:w="10540.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0"/>
        <w:gridCol w:w="9580"/>
        <w:tblGridChange w:id="0">
          <w:tblGrid>
            <w:gridCol w:w="960"/>
            <w:gridCol w:w="9580"/>
          </w:tblGrid>
        </w:tblGridChange>
      </w:tblGrid>
      <w:tr>
        <w:trPr>
          <w:cantSplit w:val="0"/>
          <w:trHeight w:val="329"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MCC</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r>
      <w:tr>
        <w:trPr>
          <w:cantSplit w:val="0"/>
          <w:trHeight w:val="330"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5967</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adult content and services Merchants</w:t>
            </w:r>
          </w:p>
        </w:tc>
      </w:tr>
      <w:tr>
        <w:trPr>
          <w:cantSplit w:val="0"/>
          <w:trHeight w:val="330"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7841</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adult content and services Merchants</w:t>
            </w:r>
          </w:p>
        </w:tc>
      </w:tr>
      <w:tr>
        <w:trPr>
          <w:cantSplit w:val="0"/>
          <w:trHeight w:val="329"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5122</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pharmaceutical Merchants</w:t>
            </w:r>
          </w:p>
        </w:tc>
      </w:tr>
      <w:tr>
        <w:trPr>
          <w:cantSplit w:val="0"/>
          <w:trHeight w:val="330"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5912</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pharmaceutical Merchants</w:t>
            </w:r>
          </w:p>
        </w:tc>
      </w:tr>
      <w:tr>
        <w:trPr>
          <w:cantSplit w:val="0"/>
          <w:trHeight w:val="330"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5993</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tobacco product Merchants</w:t>
            </w:r>
          </w:p>
        </w:tc>
      </w:tr>
      <w:tr>
        <w:trPr>
          <w:cantSplit w:val="0"/>
          <w:trHeight w:val="329" w:hRule="atLeast"/>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4816</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High-risk cyberlocker Merchants</w:t>
            </w:r>
          </w:p>
        </w:tc>
      </w:tr>
      <w:tr>
        <w:trPr>
          <w:cantSplit w:val="0"/>
          <w:trHeight w:val="552"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7801</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Gambling merchants conducting horse racing, dog racing, or non-sports intrastate Internet gambling</w:t>
            </w:r>
          </w:p>
        </w:tc>
      </w:tr>
      <w:tr>
        <w:trPr>
          <w:cantSplit w:val="0"/>
          <w:trHeight w:val="552" w:hRule="atLeast"/>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7802</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Gambling merchants conducting horse racing, dog racing, or non-sports intrastate Internet gambling</w:t>
            </w:r>
          </w:p>
        </w:tc>
      </w:tr>
      <w:tr>
        <w:trPr>
          <w:cantSplit w:val="0"/>
          <w:trHeight w:val="329" w:hRule="atLeast"/>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7994</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 games merchants</w:t>
            </w:r>
          </w:p>
        </w:tc>
      </w:tr>
      <w:tr>
        <w:trPr>
          <w:cantSplit w:val="0"/>
          <w:trHeight w:val="330" w:hRule="atLeast"/>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7800</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lottery merchants</w:t>
            </w:r>
          </w:p>
        </w:tc>
      </w:tr>
      <w:tr>
        <w:trPr>
          <w:cantSplit w:val="0"/>
          <w:trHeight w:val="330"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6211</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high-risk securities</w:t>
            </w:r>
          </w:p>
        </w:tc>
      </w:tr>
      <w:tr>
        <w:trPr>
          <w:cantSplit w:val="0"/>
          <w:trHeight w:val="330"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4829</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Money Transfer</w:t>
            </w:r>
          </w:p>
        </w:tc>
      </w:tr>
      <w:tr>
        <w:trPr>
          <w:cantSplit w:val="0"/>
          <w:trHeight w:val="330" w:hRule="atLeast"/>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6010</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Cash Disbursements</w:t>
            </w:r>
          </w:p>
        </w:tc>
      </w:tr>
      <w:tr>
        <w:trPr>
          <w:cantSplit w:val="0"/>
          <w:trHeight w:val="329" w:hRule="atLeast"/>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9754</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Horse racing, dog racing and non-sport internet gaming</w:t>
            </w:r>
          </w:p>
        </w:tc>
      </w:tr>
    </w:tbl>
    <w:p w:rsidR="00000000" w:rsidDel="00000000" w:rsidP="00000000" w:rsidRDefault="00000000" w:rsidRPr="00000000" w14:paraId="000000D0">
      <w:pPr>
        <w:widowControl w:val="1"/>
        <w:spacing w:after="220" w:before="220" w:lineRule="auto"/>
        <w:rPr>
          <w:rFonts w:ascii="Calibri" w:cs="Calibri" w:eastAsia="Calibri" w:hAnsi="Calibri"/>
        </w:rPr>
        <w:sectPr>
          <w:footerReference r:id="rId13" w:type="default"/>
          <w:type w:val="nextPage"/>
          <w:pgSz w:h="15840" w:w="12240" w:orient="portrait"/>
          <w:pgMar w:bottom="1008" w:top="1008" w:left="1008" w:right="1008" w:header="432" w:footer="432"/>
          <w:pgNumType w:start="1"/>
        </w:sectPr>
      </w:pPr>
      <w:r w:rsidDel="00000000" w:rsidR="00000000" w:rsidRPr="00000000">
        <w:rPr>
          <w:rtl w:val="0"/>
        </w:rPr>
      </w:r>
    </w:p>
    <w:p w:rsidR="00000000" w:rsidDel="00000000" w:rsidP="00000000" w:rsidRDefault="00000000" w:rsidRPr="00000000" w14:paraId="000000D1">
      <w:pPr>
        <w:pStyle w:val="Heading2"/>
        <w:widowControl w:val="1"/>
        <w:spacing w:after="220" w:lineRule="auto"/>
        <w:ind w:left="0"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4.4(d)</w:t>
      </w:r>
    </w:p>
    <w:p w:rsidR="00000000" w:rsidDel="00000000" w:rsidP="00000000" w:rsidRDefault="00000000" w:rsidRPr="00000000" w14:paraId="000000D2">
      <w:pPr>
        <w:pStyle w:val="Heading2"/>
        <w:widowControl w:val="1"/>
        <w:spacing w:after="22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COMPLAINTS REPORTING POLICY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has implemented a Complaints and Error Resolution Policy that incorporates Regulation E requirements that cover the relevant End Users and Transactions. That policy includes the following:</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share a spreadsheet log of all Complaints, regardless of materiality, on a twice- monthly basis;</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shall arrange a monthly call with Zenus to discuss Complaints;</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Zenus would like to discuss any particular Complaint listed in the spreadsheet log or see records with respect to that Complaint, then it may submit a request to Program Manager so that it may prepare this information in advance of the monthly standing call;</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monthly standing call with Zenus, and regardless of whether any specific request was previously made by Zenus, Program Manager will provide a summary of learnings from the previous month cases, and highlight problematic Complaints including “unresolved complaints” (e.g., high value, multiple complaints from the same End User, length of time to resolution);</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Zenus would like to see an updated current spreadsheet log at any time, it may request this from Program Manager; and</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14" w:type="default"/>
          <w:type w:val="nextPage"/>
          <w:pgSz w:h="15840" w:w="12240" w:orient="portrait"/>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Zenus would like to see the audit trail for any particular Complaint, then Zenus should submit a request to Program Manager, and Program Manager will provide all relevant records up to the date of Zenus’ request within 3 business days of Zenus’ request.</w:t>
      </w:r>
    </w:p>
    <w:p w:rsidR="00000000" w:rsidDel="00000000" w:rsidP="00000000" w:rsidRDefault="00000000" w:rsidRPr="00000000" w14:paraId="000000DA">
      <w:pPr>
        <w:pStyle w:val="Heading2"/>
        <w:widowControl w:val="1"/>
        <w:spacing w:after="220" w:before="220" w:lineRule="auto"/>
        <w:ind w:left="0" w:firstLine="0"/>
        <w:jc w:val="center"/>
        <w:rPr>
          <w:rFonts w:ascii="Calibri" w:cs="Calibri" w:eastAsia="Calibri" w:hAnsi="Calibri"/>
          <w:sz w:val="22"/>
          <w:szCs w:val="22"/>
          <w:u w:val="single"/>
        </w:rPr>
      </w:pPr>
      <w:sdt>
        <w:sdtPr>
          <w:id w:val="1680725049"/>
          <w:tag w:val="goog_rdk_21"/>
        </w:sdtPr>
        <w:sdtContent>
          <w:commentRangeStart w:id="10"/>
        </w:sdtContent>
      </w:sdt>
      <w:sdt>
        <w:sdtPr>
          <w:id w:val="-548254924"/>
          <w:tag w:val="goog_rdk_22"/>
        </w:sdtPr>
        <w:sdtContent>
          <w:commentRangeStart w:id="11"/>
        </w:sdtContent>
      </w:sdt>
      <w:r w:rsidDel="00000000" w:rsidR="00000000" w:rsidRPr="00000000">
        <w:rPr>
          <w:rFonts w:ascii="Calibri" w:cs="Calibri" w:eastAsia="Calibri" w:hAnsi="Calibri"/>
          <w:sz w:val="22"/>
          <w:szCs w:val="22"/>
          <w:u w:val="single"/>
          <w:rtl w:val="0"/>
        </w:rPr>
        <w:t xml:space="preserve">Schedule 11.1</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B">
      <w:pPr>
        <w:pStyle w:val="Heading2"/>
        <w:widowControl w:val="1"/>
        <w:spacing w:after="220" w:before="22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Zenus Bank FEES </w:t>
      </w:r>
    </w:p>
    <w:p w:rsidR="00000000" w:rsidDel="00000000" w:rsidP="00000000" w:rsidRDefault="00000000" w:rsidRPr="00000000" w14:paraId="000000DC">
      <w:pPr>
        <w:pStyle w:val="Heading2"/>
        <w:widowControl w:val="1"/>
        <w:spacing w:after="220" w:before="220" w:lineRule="auto"/>
        <w:ind w:left="0" w:firstLine="0"/>
        <w:jc w:val="center"/>
        <w:rPr>
          <w:rFonts w:ascii="Calibri" w:cs="Calibri" w:eastAsia="Calibri" w:hAnsi="Calibri"/>
          <w:sz w:val="22"/>
          <w:szCs w:val="22"/>
        </w:rPr>
      </w:pPr>
      <w:r w:rsidDel="00000000" w:rsidR="00000000" w:rsidRPr="00000000">
        <w:rPr>
          <w:rtl w:val="0"/>
        </w:rPr>
      </w:r>
    </w:p>
    <w:tbl>
      <w:tblPr>
        <w:tblStyle w:val="Table3"/>
        <w:tblW w:w="11560.0" w:type="dxa"/>
        <w:jc w:val="center"/>
        <w:tblLayout w:type="fixed"/>
        <w:tblLook w:val="0400"/>
      </w:tblPr>
      <w:tblGrid>
        <w:gridCol w:w="2979"/>
        <w:gridCol w:w="1059"/>
        <w:gridCol w:w="1260"/>
        <w:gridCol w:w="222"/>
        <w:gridCol w:w="2460"/>
        <w:gridCol w:w="2140"/>
        <w:gridCol w:w="1440"/>
        <w:tblGridChange w:id="0">
          <w:tblGrid>
            <w:gridCol w:w="2979"/>
            <w:gridCol w:w="1059"/>
            <w:gridCol w:w="1260"/>
            <w:gridCol w:w="222"/>
            <w:gridCol w:w="2460"/>
            <w:gridCol w:w="2140"/>
            <w:gridCol w:w="1440"/>
          </w:tblGrid>
        </w:tblGridChange>
      </w:tblGrid>
      <w:tr>
        <w:trPr>
          <w:cantSplit w:val="0"/>
          <w:trHeight w:val="56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D">
            <w:pPr>
              <w:widowControl w:val="1"/>
              <w:jc w:val="center"/>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Service: USD FBO and Virtual Accounts   </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DF">
            <w:pPr>
              <w:widowControl w:val="1"/>
              <w:jc w:val="center"/>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Fee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widowControl w:val="1"/>
              <w:jc w:val="center"/>
              <w:rPr>
                <w:rFonts w:ascii="APERCUPRO-LIGHT" w:cs="APERCUPRO-LIGHT" w:eastAsia="APERCUPRO-LIGHT" w:hAnsi="APERCUPRO-LIGH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1">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Fed Wire // SWIFT</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E2">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Vol.</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E3">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Fee per Transaction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E4">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Due Diligence Fee*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widowControl w:val="1"/>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 </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E6">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$25,000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7">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E8">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Tier 1 (Low Volume)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9">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1 - 1,000</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EA">
            <w:pPr>
              <w:widowControl w:val="1"/>
              <w:jc w:val="right"/>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$25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EB">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Monthly Minimum Fee**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C">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ED">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$15,000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E">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E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Tier 2 (Medium Volume)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1,001 - 5,000</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F1">
            <w:pPr>
              <w:widowControl w:val="1"/>
              <w:jc w:val="right"/>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$20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F2">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Minimum Balance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3">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F4">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$500,000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5">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F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Tier 3 (High Volume)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F7">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5,001+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widowControl w:val="1"/>
              <w:jc w:val="right"/>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$15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F9">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Annual Due Diligence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A">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FB">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$10,000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C">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D">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E">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F">
            <w:pPr>
              <w:widowControl w:val="1"/>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100">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Swift investigations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02">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$100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3">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4">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5">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6">
            <w:pPr>
              <w:widowControl w:val="1"/>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107">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Basic investigations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8">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09">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$50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A">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B">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C">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D">
            <w:pPr>
              <w:widowControl w:val="1"/>
              <w:rPr>
                <w:sz w:val="20"/>
                <w:szCs w:val="20"/>
              </w:rPr>
            </w:pPr>
            <w:r w:rsidDel="00000000" w:rsidR="00000000" w:rsidRPr="00000000">
              <w:rPr>
                <w:rtl w:val="0"/>
              </w:rPr>
            </w:r>
          </w:p>
        </w:tc>
      </w:tr>
      <w:tr>
        <w:trPr>
          <w:cantSplit w:val="0"/>
          <w:trHeight w:val="600" w:hRule="atLeast"/>
          <w:tblHeader w:val="0"/>
        </w:trPr>
        <w:tc>
          <w:tcPr>
            <w:gridSpan w:val="2"/>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10E">
            <w:pPr>
              <w:widowControl w:val="1"/>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Advance investigations and other Back-office support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$60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1">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2">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3">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4">
            <w:pPr>
              <w:widowControl w:val="1"/>
              <w:rPr>
                <w:sz w:val="20"/>
                <w:szCs w:val="20"/>
              </w:rPr>
            </w:pPr>
            <w:r w:rsidDel="00000000" w:rsidR="00000000" w:rsidRPr="00000000">
              <w:rPr>
                <w:rtl w:val="0"/>
              </w:rPr>
            </w:r>
          </w:p>
        </w:tc>
      </w:tr>
    </w:tbl>
    <w:p w:rsidR="00000000" w:rsidDel="00000000" w:rsidP="00000000" w:rsidRDefault="00000000" w:rsidRPr="00000000" w14:paraId="00000115">
      <w:pPr>
        <w:rPr>
          <w:rFonts w:ascii="APERCUPRO-LIGHT" w:cs="APERCUPRO-LIGHT" w:eastAsia="APERCUPRO-LIGHT" w:hAnsi="APERCUPRO-LIGHT"/>
          <w:i w:val="1"/>
          <w:iCs w:val="1"/>
          <w:sz w:val="16"/>
          <w:szCs w:val="16"/>
        </w:rPr>
      </w:pPr>
      <w:r w:rsidDel="00000000" w:rsidR="00000000" w:rsidRPr="00000000">
        <w:rPr>
          <w:rFonts w:ascii="APERCUPRO-LIGHT" w:cs="APERCUPRO-LIGHT" w:eastAsia="APERCUPRO-LIGHT" w:hAnsi="APERCUPRO-LIGHT"/>
          <w:i w:val="1"/>
          <w:iCs w:val="1"/>
          <w:color w:val="000000"/>
          <w:sz w:val="16"/>
          <w:szCs w:val="16"/>
          <w:rtl w:val="0"/>
        </w:rPr>
        <w:t xml:space="preserve">*</w:t>
      </w:r>
      <w:r w:rsidDel="00000000" w:rsidR="00000000" w:rsidRPr="00000000">
        <w:rPr>
          <w:rFonts w:ascii="APERCUPRO-LIGHT" w:cs="APERCUPRO-LIGHT" w:eastAsia="APERCUPRO-LIGHT" w:hAnsi="APERCUPRO-LIGHT"/>
          <w:i w:val="1"/>
          <w:iCs w:val="1"/>
          <w:sz w:val="16"/>
          <w:szCs w:val="16"/>
          <w:rtl w:val="0"/>
        </w:rPr>
        <w:t xml:space="preserve">Invoiced and due payable upon service agreement’s execution.</w:t>
      </w:r>
    </w:p>
    <w:p w:rsidR="00000000" w:rsidDel="00000000" w:rsidP="00000000" w:rsidRDefault="00000000" w:rsidRPr="00000000" w14:paraId="00000116">
      <w:pPr>
        <w:rPr>
          <w:rFonts w:ascii="APERCUPRO-LIGHT" w:cs="APERCUPRO-LIGHT" w:eastAsia="APERCUPRO-LIGHT" w:hAnsi="APERCUPRO-LIGHT"/>
          <w:i w:val="1"/>
          <w:iCs w:val="1"/>
          <w:sz w:val="16"/>
          <w:szCs w:val="16"/>
        </w:rPr>
      </w:pPr>
      <w:r w:rsidDel="00000000" w:rsidR="00000000" w:rsidRPr="00000000">
        <w:rPr>
          <w:rFonts w:ascii="APERCUPRO-LIGHT" w:cs="APERCUPRO-LIGHT" w:eastAsia="APERCUPRO-LIGHT" w:hAnsi="APERCUPRO-LIGHT"/>
          <w:i w:val="1"/>
          <w:iCs w:val="1"/>
          <w:sz w:val="16"/>
          <w:szCs w:val="16"/>
          <w:rtl w:val="0"/>
        </w:rPr>
        <w:t xml:space="preserve">**The Monthly Minimum Fee begins 60 days after the effective date of this agreement, or when the Program Manager opens their first virtual account, whichever occurs first.</w:t>
      </w:r>
    </w:p>
    <w:p w:rsidR="00000000" w:rsidDel="00000000" w:rsidP="00000000" w:rsidRDefault="00000000" w:rsidRPr="00000000" w14:paraId="00000117">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18">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19">
      <w:pPr>
        <w:jc w:val="both"/>
        <w:rPr>
          <w:rFonts w:ascii="APERCUPRO-LIGHT" w:cs="APERCUPRO-LIGHT" w:eastAsia="APERCUPRO-LIGHT" w:hAnsi="APERCUPRO-LIGHT"/>
          <w:b w:val="1"/>
          <w:bCs w:val="1"/>
        </w:rPr>
      </w:pPr>
      <w:r w:rsidDel="00000000" w:rsidR="00000000" w:rsidRPr="00000000">
        <w:rPr>
          <w:rFonts w:ascii="APERCUPRO-LIGHT" w:cs="APERCUPRO-LIGHT" w:eastAsia="APERCUPRO-LIGHT" w:hAnsi="APERCUPRO-LIGHT"/>
          <w:b w:val="1"/>
          <w:bCs w:val="1"/>
          <w:rtl w:val="0"/>
        </w:rPr>
        <w:t xml:space="preserve">Virtual Reference Number // IAT ACH // USDC</w:t>
      </w:r>
    </w:p>
    <w:p w:rsidR="00000000" w:rsidDel="00000000" w:rsidP="00000000" w:rsidRDefault="00000000" w:rsidRPr="00000000" w14:paraId="0000011A">
      <w:pPr>
        <w:pStyle w:val="Heading2"/>
        <w:ind w:firstLine="220"/>
        <w:rPr>
          <w:rFonts w:ascii="Calibri" w:cs="Calibri" w:eastAsia="Calibri" w:hAnsi="Calibri"/>
          <w:sz w:val="21"/>
          <w:szCs w:val="21"/>
        </w:rPr>
      </w:pPr>
      <w:r w:rsidDel="00000000" w:rsidR="00000000" w:rsidRPr="00000000">
        <w:rPr>
          <w:rtl w:val="0"/>
        </w:rPr>
      </w:r>
    </w:p>
    <w:tbl>
      <w:tblPr>
        <w:tblStyle w:val="Table4"/>
        <w:tblW w:w="9900.0" w:type="dxa"/>
        <w:jc w:val="center"/>
        <w:tblLayout w:type="fixed"/>
        <w:tblLook w:val="0400"/>
      </w:tblPr>
      <w:tblGrid>
        <w:gridCol w:w="2840"/>
        <w:gridCol w:w="2140"/>
        <w:gridCol w:w="1180"/>
        <w:gridCol w:w="3740"/>
        <w:tblGridChange w:id="0">
          <w:tblGrid>
            <w:gridCol w:w="2840"/>
            <w:gridCol w:w="2140"/>
            <w:gridCol w:w="1180"/>
            <w:gridCol w:w="374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1B">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Service</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1C">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1D">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Price per Item</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1E">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Description</w:t>
            </w:r>
          </w:p>
        </w:tc>
      </w:tr>
      <w:tr>
        <w:trPr>
          <w:cantSplit w:val="0"/>
          <w:trHeight w:val="560"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11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Virtual Routing Numbers (VRNs)</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1">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$1.00 each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Fixed Monthly price per VRN</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23">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124">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125">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2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560"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127">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Virtual Routing Numbers (VRNs)</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N/A</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9">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$1.00 each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Fixed Monthly price per VRN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shd w:fill="f2f2f2" w:val="clear"/>
            <w:vAlign w:val="center"/>
          </w:tcPr>
          <w:p w:rsidR="00000000" w:rsidDel="00000000" w:rsidP="00000000" w:rsidRDefault="00000000" w:rsidRPr="00000000" w14:paraId="0000012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12C">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12D">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12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12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IAT ACH Debit/Credit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3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1 - 200,000</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31">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$3.50 </w:t>
            </w:r>
          </w:p>
        </w:tc>
        <w:tc>
          <w:tcPr>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13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IAT ACH debit/credit transaction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133">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4">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200,001 - 500,000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5">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$2.25 </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3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IAT ACH debit/credit transaction</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137">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3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500,001+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39">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$1.75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IAT ACH debit/credit transaction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shd w:fill="f2f2f2" w:val="clear"/>
            <w:vAlign w:val="center"/>
          </w:tcPr>
          <w:p w:rsidR="00000000" w:rsidDel="00000000" w:rsidP="00000000" w:rsidRDefault="00000000" w:rsidRPr="00000000" w14:paraId="0000013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3C">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3D">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13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3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IAT ACH return Items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4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item</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41">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$3.00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Charge per IAT ACH returned.</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widowControl w:val="1"/>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widowControl w:val="1"/>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widowControl w:val="1"/>
              <w:jc w:val="center"/>
              <w:rPr>
                <w:sz w:val="20"/>
                <w:szCs w:val="20"/>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47">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USDC On/Off Ramps </w:t>
            </w:r>
          </w:p>
        </w:tc>
        <w:tc>
          <w:tcPr>
            <w:tcBorders>
              <w:top w:color="000000" w:space="0" w:sz="4" w:val="single"/>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14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Mint</w:t>
            </w:r>
          </w:p>
        </w:tc>
        <w:tc>
          <w:tcPr>
            <w:tcBorders>
              <w:top w:color="000000" w:space="0" w:sz="4" w:val="single"/>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149">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4A">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Burn</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14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All</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4C">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5 bps (0.05%)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4D">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7 bps (0.07%)</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14F">
            <w:pPr>
              <w:widowControl w:val="1"/>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150">
            <w:pPr>
              <w:widowControl w:val="1"/>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151">
            <w:pPr>
              <w:widowControl w:val="1"/>
              <w:jc w:val="center"/>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52">
            <w:pPr>
              <w:widowControl w:val="1"/>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tbl>
      <w:tblPr>
        <w:tblStyle w:val="Table5"/>
        <w:tblW w:w="9099.999999999998" w:type="dxa"/>
        <w:jc w:val="center"/>
        <w:tblLayout w:type="fixed"/>
        <w:tblLook w:val="0400"/>
      </w:tblPr>
      <w:tblGrid>
        <w:gridCol w:w="6014"/>
        <w:gridCol w:w="473"/>
        <w:gridCol w:w="473"/>
        <w:gridCol w:w="2140"/>
        <w:tblGridChange w:id="0">
          <w:tblGrid>
            <w:gridCol w:w="6014"/>
            <w:gridCol w:w="473"/>
            <w:gridCol w:w="473"/>
            <w:gridCol w:w="2140"/>
          </w:tblGrid>
        </w:tblGridChange>
      </w:tblGrid>
      <w:tr>
        <w:trPr>
          <w:cantSplit w:val="0"/>
          <w:trHeight w:val="320" w:hRule="atLeast"/>
          <w:tblHeader w:val="0"/>
        </w:trPr>
        <w:tc>
          <w:tcPr>
            <w:gridSpan w:val="3"/>
            <w:vMerge w:val="restart"/>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5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Service: USD Visa Clearing Accounts and USD Reserve Account for Visa Program</w:t>
            </w:r>
          </w:p>
        </w:tc>
        <w:tc>
          <w:tcPr>
            <w:tcBorders>
              <w:top w:color="000000" w:space="0" w:sz="4" w:val="single"/>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15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2f2f2" w:val="clear"/>
            <w:vAlign w:val="center"/>
          </w:tcPr>
          <w:p w:rsidR="00000000" w:rsidDel="00000000" w:rsidP="00000000" w:rsidRDefault="00000000" w:rsidRPr="00000000" w14:paraId="00000162">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Fee</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16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6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16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Set-up Fee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C">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D">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6E">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                     5,000 </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16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Interchange split: 50/50</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7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173">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Zenus will pass through 100% of network expenses to Program Manager</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7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4"/>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177">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Program Manager will maintain a Settlement and Reserve Account with Zenus Bank</w:t>
            </w:r>
          </w:p>
        </w:tc>
      </w:tr>
      <w:tr>
        <w:trPr>
          <w:cantSplit w:val="0"/>
          <w:trHeight w:val="680" w:hRule="atLeast"/>
          <w:tblHeader w:val="0"/>
        </w:trPr>
        <w:tc>
          <w:tcPr>
            <w:gridSpan w:val="4"/>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17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Program Manager will be responsible for all Network Fees, which Zenus will pass along without markup.</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17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Program Manager will maintain a balance of the grater of:</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8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183">
            <w:pPr>
              <w:widowControl w:val="1"/>
              <w:ind w:firstLine="800"/>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 60-day average gross Payment Volume for seven (7) days</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8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4"/>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87">
            <w:pPr>
              <w:widowControl w:val="1"/>
              <w:ind w:firstLine="800"/>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 The balance of all outstanding authorizations $50,000 (subject to periodic review)</w:t>
            </w:r>
          </w:p>
        </w:tc>
      </w:tr>
    </w:tbl>
    <w:p w:rsidR="00000000" w:rsidDel="00000000" w:rsidP="00000000" w:rsidRDefault="00000000" w:rsidRPr="00000000" w14:paraId="0000018B">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C">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D">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E">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F">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0">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1">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2">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3">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4">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5">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6">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7">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8">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A">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B">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F">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0">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1">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2">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3">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4">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5">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6">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7">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8">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9">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A">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D">
      <w:pPr>
        <w:pStyle w:val="Heading1"/>
        <w:widowControl w:val="1"/>
        <w:spacing w:after="220" w:before="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Exhibit A</w:t>
      </w:r>
    </w:p>
    <w:p w:rsidR="00000000" w:rsidDel="00000000" w:rsidP="00000000" w:rsidRDefault="00000000" w:rsidRPr="00000000" w14:paraId="000001AE">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 SCHEDULE</w:t>
      </w:r>
    </w:p>
    <w:p w:rsidR="00000000" w:rsidDel="00000000" w:rsidP="00000000" w:rsidRDefault="00000000" w:rsidRPr="00000000" w14:paraId="000001AF">
      <w:pPr>
        <w:pStyle w:val="Heading2"/>
        <w:widowControl w:val="1"/>
        <w:spacing w:after="220" w:before="220" w:lineRule="auto"/>
        <w:ind w:left="2" w:hanging="2"/>
        <w:jc w:val="cente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 of Program Schedule</w:t>
      </w:r>
      <w:r w:rsidDel="00000000" w:rsidR="00000000" w:rsidRPr="00000000">
        <w:rPr>
          <w:rFonts w:ascii="Calibri" w:cs="Calibri" w:eastAsia="Calibri" w:hAnsi="Calibri"/>
          <w:sz w:val="22"/>
          <w:szCs w:val="22"/>
          <w:rtl w:val="0"/>
        </w:rPr>
        <w:t xml:space="preserve"> </w:t>
        <w:br w:type="textWrapping"/>
        <w:t xml:space="preserve">PROGRAM SCHEDULE NUMBER 1</w:t>
      </w:r>
    </w:p>
    <w:p w:rsidR="00000000" w:rsidDel="00000000" w:rsidP="00000000" w:rsidRDefault="00000000" w:rsidRPr="00000000" w14:paraId="000001B0">
      <w:pPr>
        <w:widowControl w:val="1"/>
        <w:spacing w:after="220" w:before="220" w:lineRule="auto"/>
        <w:ind w:left="3600" w:firstLine="0"/>
        <w:rPr>
          <w:rFonts w:ascii="Calibri" w:cs="Calibri" w:eastAsia="Calibri" w:hAnsi="Calibri"/>
          <w:color w:val="c00000"/>
        </w:rPr>
      </w:pPr>
      <w:r w:rsidDel="00000000" w:rsidR="00000000" w:rsidRPr="00000000">
        <w:rPr>
          <w:rFonts w:ascii="Calibri" w:cs="Calibri" w:eastAsia="Calibri" w:hAnsi="Calibri"/>
          <w:b w:val="1"/>
          <w:bCs w:val="1"/>
          <w:color w:val="c00000"/>
          <w:rtl w:val="0"/>
        </w:rPr>
        <w:t xml:space="preserve">      COMPANY NAME HERE</w:t>
      </w:r>
      <w:r w:rsidDel="00000000" w:rsidR="00000000" w:rsidRPr="00000000">
        <w:rPr>
          <w:rtl w:val="0"/>
        </w:rPr>
      </w:r>
    </w:p>
    <w:p w:rsidR="00000000" w:rsidDel="00000000" w:rsidP="00000000" w:rsidRDefault="00000000" w:rsidRPr="00000000" w14:paraId="000001B1">
      <w:pPr>
        <w:widowControl w:val="1"/>
        <w:spacing w:after="220" w:before="220" w:lineRule="auto"/>
        <w:ind w:left="220" w:firstLine="720"/>
        <w:jc w:val="both"/>
        <w:rPr>
          <w:rFonts w:ascii="Calibri" w:cs="Calibri" w:eastAsia="Calibri" w:hAnsi="Calibri"/>
        </w:rPr>
      </w:pPr>
      <w:r w:rsidDel="00000000" w:rsidR="00000000" w:rsidRPr="00000000">
        <w:rPr>
          <w:rFonts w:ascii="Calibri" w:cs="Calibri" w:eastAsia="Calibri" w:hAnsi="Calibri"/>
          <w:rtl w:val="0"/>
        </w:rPr>
        <w:t xml:space="preserve">This Program Schedule Number 1 (“</w:t>
      </w:r>
      <w:r w:rsidDel="00000000" w:rsidR="00000000" w:rsidRPr="00000000">
        <w:rPr>
          <w:rFonts w:ascii="Calibri" w:cs="Calibri" w:eastAsia="Calibri" w:hAnsi="Calibri"/>
          <w:b w:val="1"/>
          <w:bCs w:val="1"/>
          <w:rtl w:val="0"/>
        </w:rPr>
        <w:t xml:space="preserve">Program Schedule 1</w:t>
      </w:r>
      <w:r w:rsidDel="00000000" w:rsidR="00000000" w:rsidRPr="00000000">
        <w:rPr>
          <w:rFonts w:ascii="Calibri" w:cs="Calibri" w:eastAsia="Calibri" w:hAnsi="Calibri"/>
          <w:rtl w:val="0"/>
        </w:rPr>
        <w:t xml:space="preserve">”) to the Servicing Agreement (“</w:t>
      </w:r>
      <w:r w:rsidDel="00000000" w:rsidR="00000000" w:rsidRPr="00000000">
        <w:rPr>
          <w:rFonts w:ascii="Calibri" w:cs="Calibri" w:eastAsia="Calibri" w:hAnsi="Calibri"/>
          <w:b w:val="1"/>
          <w:bCs w:val="1"/>
          <w:rtl w:val="0"/>
        </w:rPr>
        <w:t xml:space="preserve">Agreement</w:t>
      </w:r>
      <w:r w:rsidDel="00000000" w:rsidR="00000000" w:rsidRPr="00000000">
        <w:rPr>
          <w:rFonts w:ascii="Calibri" w:cs="Calibri" w:eastAsia="Calibri" w:hAnsi="Calibri"/>
          <w:rtl w:val="0"/>
        </w:rPr>
        <w:t xml:space="preserve">”) is made as of </w:t>
      </w:r>
      <w:sdt>
        <w:sdtPr>
          <w:id w:val="811403030"/>
          <w:tag w:val="goog_rdk_23"/>
        </w:sdtPr>
        <w:sdtContent>
          <w:del w:author="ANGEL WESLEY" w:id="7" w:date="2026-02-27T01:17:00Z">
            <w:r w:rsidDel="00000000" w:rsidR="00000000" w:rsidRPr="00000000">
              <w:rPr>
                <w:rFonts w:ascii="Calibri" w:cs="Calibri" w:eastAsia="Calibri" w:hAnsi="Calibri"/>
                <w:rtl w:val="0"/>
              </w:rPr>
              <w:delText xml:space="preserve">March, 2025</w:delText>
            </w:r>
          </w:del>
        </w:sdtContent>
      </w:sdt>
      <w:sdt>
        <w:sdtPr>
          <w:id w:val="-1254138913"/>
          <w:tag w:val="goog_rdk_24"/>
        </w:sdtPr>
        <w:sdtContent>
          <w:ins w:author="ANGEL WESLEY" w:id="7" w:date="2026-02-27T01:17:00Z">
            <w:r w:rsidDel="00000000" w:rsidR="00000000" w:rsidRPr="00000000">
              <w:rPr>
                <w:rFonts w:ascii="Calibri" w:cs="Calibri" w:eastAsia="Calibri" w:hAnsi="Calibri"/>
                <w:rtl w:val="0"/>
              </w:rPr>
              <w:t xml:space="preserve">[date]</w:t>
            </w:r>
          </w:ins>
        </w:sdtContent>
      </w:sdt>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Commencement Date</w:t>
      </w:r>
      <w:r w:rsidDel="00000000" w:rsidR="00000000" w:rsidRPr="00000000">
        <w:rPr>
          <w:rFonts w:ascii="Calibri" w:cs="Calibri" w:eastAsia="Calibri" w:hAnsi="Calibri"/>
          <w:rtl w:val="0"/>
        </w:rPr>
        <w:t xml:space="preserve">”) by and between </w:t>
      </w:r>
      <w:r w:rsidDel="00000000" w:rsidR="00000000" w:rsidRPr="00000000">
        <w:rPr>
          <w:rFonts w:ascii="Calibri" w:cs="Calibri" w:eastAsia="Calibri" w:hAnsi="Calibri"/>
          <w:b w:val="1"/>
          <w:bCs w:val="1"/>
          <w:color w:val="c00000"/>
          <w:rtl w:val="0"/>
        </w:rPr>
        <w:t xml:space="preserve">COMPANY NAME HERE</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color w:val="c00000"/>
          <w:rtl w:val="0"/>
        </w:rPr>
        <w:t xml:space="preserve">CITY, STATE,  COMPANY TYPE HERE</w:t>
      </w:r>
      <w:r w:rsidDel="00000000" w:rsidR="00000000" w:rsidRPr="00000000">
        <w:rPr>
          <w:rFonts w:ascii="Calibri" w:cs="Calibri" w:eastAsia="Calibri" w:hAnsi="Calibri"/>
          <w:rtl w:val="0"/>
        </w:rPr>
        <w:t xml:space="preserve"> company, having its principal offices at </w:t>
      </w:r>
      <w:r w:rsidDel="00000000" w:rsidR="00000000" w:rsidRPr="00000000">
        <w:rPr>
          <w:rFonts w:ascii="Calibri" w:cs="Calibri" w:eastAsia="Calibri" w:hAnsi="Calibri"/>
          <w:b w:val="1"/>
          <w:bCs w:val="1"/>
          <w:color w:val="c00000"/>
          <w:highlight w:val="white"/>
          <w:rtl w:val="0"/>
        </w:rPr>
        <w:t xml:space="preserve">REGISTRERED ADDRESS 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Program Manager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Program Manager</w:t>
      </w:r>
      <w:r w:rsidDel="00000000" w:rsidR="00000000" w:rsidRPr="00000000">
        <w:rPr>
          <w:rFonts w:ascii="Calibri" w:cs="Calibri" w:eastAsia="Calibri" w:hAnsi="Calibri"/>
          <w:rtl w:val="0"/>
        </w:rPr>
        <w:t xml:space="preserve">”), and Zenus Bank International, Inc., having its principal office is located at 252 Ave. Ponce de León, 19</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Fl., San Juan, Puerto Rico 00918 (“</w:t>
      </w:r>
      <w:r w:rsidDel="00000000" w:rsidR="00000000" w:rsidRPr="00000000">
        <w:rPr>
          <w:rFonts w:ascii="Calibri" w:cs="Calibri" w:eastAsia="Calibri" w:hAnsi="Calibri"/>
          <w:b w:val="1"/>
          <w:bCs w:val="1"/>
          <w:rtl w:val="0"/>
        </w:rPr>
        <w:t xml:space="preserve">Zenus</w:t>
      </w:r>
      <w:r w:rsidDel="00000000" w:rsidR="00000000" w:rsidRPr="00000000">
        <w:rPr>
          <w:rFonts w:ascii="Calibri" w:cs="Calibri" w:eastAsia="Calibri" w:hAnsi="Calibri"/>
          <w:rtl w:val="0"/>
        </w:rPr>
        <w:t xml:space="preserve">”)  (each of Program Manager and Zenus, a “</w:t>
      </w:r>
      <w:r w:rsidDel="00000000" w:rsidR="00000000" w:rsidRPr="00000000">
        <w:rPr>
          <w:rFonts w:ascii="Calibri" w:cs="Calibri" w:eastAsia="Calibri" w:hAnsi="Calibri"/>
          <w:b w:val="1"/>
          <w:bCs w:val="1"/>
          <w:rtl w:val="0"/>
        </w:rPr>
        <w:t xml:space="preserve">Party</w:t>
      </w:r>
      <w:r w:rsidDel="00000000" w:rsidR="00000000" w:rsidRPr="00000000">
        <w:rPr>
          <w:rFonts w:ascii="Calibri" w:cs="Calibri" w:eastAsia="Calibri" w:hAnsi="Calibri"/>
          <w:rtl w:val="0"/>
        </w:rPr>
        <w:t xml:space="preserve">”, collectively, the “</w:t>
      </w:r>
      <w:r w:rsidDel="00000000" w:rsidR="00000000" w:rsidRPr="00000000">
        <w:rPr>
          <w:rFonts w:ascii="Calibri" w:cs="Calibri" w:eastAsia="Calibri" w:hAnsi="Calibri"/>
          <w:b w:val="1"/>
          <w:bCs w:val="1"/>
          <w:rtl w:val="0"/>
        </w:rPr>
        <w:t xml:space="preserve">Parties</w:t>
      </w:r>
      <w:r w:rsidDel="00000000" w:rsidR="00000000" w:rsidRPr="00000000">
        <w:rPr>
          <w:rFonts w:ascii="Calibri" w:cs="Calibri" w:eastAsia="Calibri" w:hAnsi="Calibri"/>
          <w:rtl w:val="0"/>
        </w:rPr>
        <w:t xml:space="preserve">”) with respect to </w:t>
      </w:r>
      <w:r w:rsidDel="00000000" w:rsidR="00000000" w:rsidRPr="00000000">
        <w:rPr>
          <w:rFonts w:ascii="Calibri" w:cs="Calibri" w:eastAsia="Calibri" w:hAnsi="Calibri"/>
          <w:b w:val="1"/>
          <w:bCs w:val="1"/>
          <w:color w:val="c00000"/>
          <w:rtl w:val="0"/>
        </w:rPr>
        <w:t xml:space="preserve">COMPANY NAME 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Client</w:t>
      </w:r>
      <w:r w:rsidDel="00000000" w:rsidR="00000000" w:rsidRPr="00000000">
        <w:rPr>
          <w:rFonts w:ascii="Calibri" w:cs="Calibri" w:eastAsia="Calibri" w:hAnsi="Calibri"/>
          <w:rtl w:val="0"/>
        </w:rPr>
        <w:t xml:space="preserve">”).</w:t>
      </w:r>
    </w:p>
    <w:bookmarkStart w:colFirst="0" w:colLast="0" w:name="bookmark=id.n7dwk2dh82bs" w:id="27"/>
    <w:bookmarkEnd w:id="27"/>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0"/>
        </w:tabs>
        <w:spacing w:after="220" w:before="22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Capitalized terms used but not defined in this Program Schedule 1 will have the meanings given to them in the Agreement. The following capitalized terms used in this Program Schedule 1 shall have the meanings set forth below:</w:t>
      </w:r>
    </w:p>
    <w:p w:rsidR="00000000" w:rsidDel="00000000" w:rsidP="00000000" w:rsidRDefault="00000000" w:rsidRPr="00000000" w14:paraId="000001B3">
      <w:pPr>
        <w:widowControl w:val="1"/>
        <w:spacing w:after="220" w:before="220" w:lineRule="auto"/>
        <w:ind w:left="94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SCHEDULE-SPECIFIC DEFINED TERMS</w:t>
      </w:r>
    </w:p>
    <w:bookmarkStart w:colFirst="0" w:colLast="0" w:name="bookmark=id.unhaebv6h9ez" w:id="28"/>
    <w:bookmarkEnd w:id="28"/>
    <w:p w:rsidR="00000000" w:rsidDel="00000000" w:rsidP="00000000" w:rsidRDefault="00000000" w:rsidRPr="00000000" w14:paraId="000001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57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Program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576"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Visa Clearing Account program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includes daily clearing with Visa, where Visa will debit applicable fees directly from the account held by the Program Manager at Zenus Bank. Additionally, a reserve account is maintained at Zenus Bank to serve as a backup funding source if the clearing account lacks sufficient funds to cover Visa debits.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576"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USD Visa BIN Sponsorship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Bank will sponsor the Program Manager under the USD Visa BIN Sponsorship program. The Program Manager is responsible for paying all network fees. The interchange will be split between the Program Manager and Zenus after settlement with Visa. </w:t>
      </w:r>
    </w:p>
    <w:bookmarkStart w:colFirst="0" w:colLast="0" w:name="bookmark=id.nouq3u6g6vzy" w:id="29"/>
    <w:bookmarkEnd w:id="29"/>
    <w:p w:rsidR="00000000" w:rsidDel="00000000" w:rsidP="00000000" w:rsidRDefault="00000000" w:rsidRPr="00000000" w14:paraId="000001B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576" w:hanging="720"/>
        <w:jc w:val="both"/>
        <w:rPr>
          <w:rFonts w:ascii="Calibri" w:cs="Calibri" w:eastAsia="Calibri" w:hAnsi="Calibri"/>
          <w:b w:val="0"/>
          <w:bCs w:val="0"/>
          <w:i w:val="0"/>
          <w:iCs w:val="0"/>
          <w:smallCaps w:val="0"/>
          <w:strike w:val="0"/>
          <w:color w:val="000000"/>
          <w:sz w:val="22"/>
          <w:szCs w:val="22"/>
          <w:u w:val="single"/>
          <w:shd w:fill="auto" w:val="clear"/>
          <w:vertAlign w:val="baseline"/>
        </w:rPr>
      </w:pPr>
      <w:sdt>
        <w:sdtPr>
          <w:id w:val="403327819"/>
          <w:tag w:val="goog_rdk_25"/>
        </w:sdtPr>
        <w:sdtContent>
          <w:commentRangeStart w:id="12"/>
        </w:sdtContent>
      </w:sdt>
      <w:sdt>
        <w:sdtPr>
          <w:id w:val="383726616"/>
          <w:tag w:val="goog_rdk_26"/>
        </w:sdtPr>
        <w:sdtContent>
          <w:commentRangeStart w:id="13"/>
        </w:sdtContent>
      </w:sd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Fees. </w:t>
      </w:r>
      <w:r w:rsidDel="00000000" w:rsidR="00000000" w:rsidRPr="00000000">
        <w:rPr>
          <w:rtl w:val="0"/>
        </w:rPr>
      </w:r>
    </w:p>
    <w:p w:rsidR="00000000" w:rsidDel="00000000" w:rsidP="00000000" w:rsidRDefault="00000000" w:rsidRPr="00000000" w14:paraId="000001B9">
      <w:pPr>
        <w:ind w:left="720" w:firstLine="72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Service: Visa Clearing Accounts</w:t>
      </w:r>
    </w:p>
    <w:p w:rsidR="00000000" w:rsidDel="00000000" w:rsidP="00000000" w:rsidRDefault="00000000" w:rsidRPr="00000000" w14:paraId="000001BA">
      <w:pPr>
        <w:ind w:left="720" w:firstLine="72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and Due Diligence Fee: $25,000</w:t>
      </w:r>
    </w:p>
    <w:p w:rsidR="00000000" w:rsidDel="00000000" w:rsidP="00000000" w:rsidRDefault="00000000" w:rsidRPr="00000000" w14:paraId="000001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Minimum Fee: $15,000</w:t>
      </w:r>
    </w:p>
    <w:p w:rsidR="00000000" w:rsidDel="00000000" w:rsidP="00000000" w:rsidRDefault="00000000" w:rsidRPr="00000000" w14:paraId="000001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Due Diligence: $10,000</w:t>
      </w:r>
    </w:p>
    <w:p w:rsidR="00000000" w:rsidDel="00000000" w:rsidP="00000000" w:rsidRDefault="00000000" w:rsidRPr="00000000" w14:paraId="000001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Swift investigations: $100</w:t>
      </w:r>
    </w:p>
    <w:p w:rsidR="00000000" w:rsidDel="00000000" w:rsidP="00000000" w:rsidRDefault="00000000" w:rsidRPr="00000000" w14:paraId="000001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investigations: $50</w:t>
      </w:r>
    </w:p>
    <w:p w:rsidR="00000000" w:rsidDel="00000000" w:rsidP="00000000" w:rsidRDefault="00000000" w:rsidRPr="00000000" w14:paraId="000001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 investigations and other Back-office support: $60</w:t>
      </w:r>
    </w:p>
    <w:p w:rsidR="00000000" w:rsidDel="00000000" w:rsidP="00000000" w:rsidRDefault="00000000" w:rsidRPr="00000000" w14:paraId="000001C1">
      <w:pPr>
        <w:ind w:left="360" w:firstLine="72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C2">
      <w:pPr>
        <w:ind w:left="360" w:firstLine="72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Service: USD Visa Bin Sponsorship</w:t>
      </w:r>
    </w:p>
    <w:p w:rsidR="00000000" w:rsidDel="00000000" w:rsidP="00000000" w:rsidRDefault="00000000" w:rsidRPr="00000000" w14:paraId="000001C3">
      <w:pPr>
        <w:ind w:left="360" w:firstLine="72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 Bin Set-up fee: $5,000</w:t>
      </w:r>
    </w:p>
    <w:p w:rsidR="00000000" w:rsidDel="00000000" w:rsidP="00000000" w:rsidRDefault="00000000" w:rsidRPr="00000000" w14:paraId="000001C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Interchange split: 50/50</w:t>
      </w:r>
    </w:p>
    <w:p w:rsidR="00000000" w:rsidDel="00000000" w:rsidP="00000000" w:rsidRDefault="00000000" w:rsidRPr="00000000" w14:paraId="000001C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Manager will maintain a Settlement Account with Zenus and a Reserve Account.</w:t>
      </w:r>
    </w:p>
    <w:p w:rsidR="00000000" w:rsidDel="00000000" w:rsidP="00000000" w:rsidRDefault="00000000" w:rsidRPr="00000000" w14:paraId="000001C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Manager will maintain a balance of the greater of 60-day average gross payment volume or $100,000 for three (3) days.</w:t>
      </w:r>
    </w:p>
    <w:p w:rsidR="00000000" w:rsidDel="00000000" w:rsidP="00000000" w:rsidRDefault="00000000" w:rsidRPr="00000000" w14:paraId="000001C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be responsible for all Network Fees, which Zenus will pass along without markup.</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bookmarkStart w:colFirst="0" w:colLast="0" w:name="bookmark=id.xewpsnvdpn3e" w:id="30"/>
    <w:bookmarkEnd w:id="30"/>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0"/>
          <w:tab w:val="left" w:leader="none" w:pos="940"/>
        </w:tabs>
        <w:spacing w:after="220" w:before="220" w:line="240" w:lineRule="auto"/>
        <w:ind w:left="144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Marks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Onboarding Fee, Visa Setup Fee, and Minimum Balance are due upon execution of the contract. The Minimum Monthly Fee becomes payable in the month of the first Visa clearing transaction.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bookmarkStart w:colFirst="0" w:colLast="0" w:name="bookmark=id.5199qzchkpuw" w:id="31"/>
    <w:bookmarkEnd w:id="31"/>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1440" w:right="576"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 and Termination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bookmarkStart w:colFirst="0" w:colLast="0" w:name="bookmark=id.545wqwuplmu9" w:id="32"/>
    <w:bookmarkEnd w:id="32"/>
    <w:p w:rsidR="00000000" w:rsidDel="00000000" w:rsidP="00000000" w:rsidRDefault="00000000" w:rsidRPr="00000000" w14:paraId="000001C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1659"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972047019"/>
          <w:tag w:val="goog_rdk_27"/>
        </w:sdtPr>
        <w:sdtContent>
          <w:commentRangeStart w:id="14"/>
        </w:sdtContent>
      </w:sdt>
      <w:sdt>
        <w:sdtPr>
          <w:id w:val="1197994779"/>
          <w:tag w:val="goog_rdk_28"/>
        </w:sdtPr>
        <w:sdtContent>
          <w:commentRangeStart w:id="15"/>
        </w:sdtContent>
      </w:sdt>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initial term of this Program Schedule 1 shall commence on the Commencement Date and terminate at midnight on the third anniversary of the Commencement Date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Initial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sooner terminated in accordance with the terms hereof. This Program Schedule 1 shall be automatically renewed on the same terms and conditions for successive 3 (Three) year terms (each,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Renewal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Initial Term, collectively with any Renewal Terms,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thereafter, unless either Party provides written notice to the other Party of its intent not to renew at least 90 (Ninety) days prior to the expiration of the Initial Term or any Renewal Term then in effect.</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bookmarkStart w:colFirst="0" w:colLast="0" w:name="bookmark=id.poihspwc2ha1" w:id="33"/>
    <w:bookmarkEnd w:id="33"/>
    <w:p w:rsidR="00000000" w:rsidDel="00000000" w:rsidP="00000000" w:rsidRDefault="00000000" w:rsidRPr="00000000" w14:paraId="000001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59"/>
          <w:tab w:val="left" w:leader="none" w:pos="1660"/>
        </w:tabs>
        <w:spacing w:after="220" w:before="22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hereby agrees that Program Schedule 1 shall immediately and automatically terminate upon termination or expiration of the Agreement.</w:t>
      </w:r>
    </w:p>
    <w:bookmarkStart w:colFirst="0" w:colLast="0" w:name="bookmark=id.yv1bi1yphmkp" w:id="34"/>
    <w:bookmarkEnd w:id="34"/>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Agreement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execution by each Party, this Program Schedule 1 shall become attached to and incorporated as a part of the Agreement.</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9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Schedule 1 shall become attached to and incorporated as a part of the Agreement.</w:t>
      </w:r>
    </w:p>
    <w:p w:rsidR="00000000" w:rsidDel="00000000" w:rsidP="00000000" w:rsidRDefault="00000000" w:rsidRPr="00000000" w14:paraId="000001CF">
      <w:pPr>
        <w:widowControl w:val="1"/>
        <w:spacing w:after="220" w:before="220" w:lineRule="auto"/>
        <w:jc w:val="center"/>
        <w:rPr>
          <w:rFonts w:ascii="Calibri" w:cs="Calibri" w:eastAsia="Calibri" w:hAnsi="Calibri"/>
        </w:rPr>
      </w:pPr>
      <w:r w:rsidDel="00000000" w:rsidR="00000000" w:rsidRPr="00000000">
        <w:rPr>
          <w:rFonts w:ascii="Calibri" w:cs="Calibri" w:eastAsia="Calibri" w:hAnsi="Calibri"/>
          <w:rtl w:val="0"/>
        </w:rPr>
        <w:t xml:space="preserve">[Signatures on Following Page]</w:t>
      </w:r>
    </w:p>
    <w:p w:rsidR="00000000" w:rsidDel="00000000" w:rsidP="00000000" w:rsidRDefault="00000000" w:rsidRPr="00000000" w14:paraId="000001D0">
      <w:pPr>
        <w:widowControl w:val="1"/>
        <w:spacing w:after="220" w:before="220" w:lineRule="auto"/>
        <w:rPr>
          <w:rFonts w:ascii="Calibri" w:cs="Calibri" w:eastAsia="Calibri" w:hAnsi="Calibri"/>
        </w:rPr>
      </w:pPr>
      <w:r w:rsidDel="00000000" w:rsidR="00000000" w:rsidRPr="00000000">
        <w:br w:type="page"/>
      </w:r>
      <w:r w:rsidDel="00000000" w:rsidR="00000000" w:rsidRPr="00000000">
        <w:rPr>
          <w:rFonts w:ascii="Calibri" w:cs="Calibri" w:eastAsia="Calibri" w:hAnsi="Calibri"/>
          <w:b w:val="1"/>
          <w:bCs w:val="1"/>
          <w:rtl w:val="0"/>
        </w:rPr>
        <w:t xml:space="preserve">IN WITNESS WHEREOF</w:t>
      </w:r>
      <w:r w:rsidDel="00000000" w:rsidR="00000000" w:rsidRPr="00000000">
        <w:rPr>
          <w:rFonts w:ascii="Calibri" w:cs="Calibri" w:eastAsia="Calibri" w:hAnsi="Calibri"/>
          <w:rtl w:val="0"/>
        </w:rPr>
        <w:t xml:space="preserve">, this Program Schedule 1 is executed by the Parties as of the date and year first above written.</w:t>
      </w:r>
    </w:p>
    <w:tbl>
      <w:tblPr>
        <w:tblStyle w:val="Table6"/>
        <w:tblW w:w="9320.0" w:type="dxa"/>
        <w:jc w:val="left"/>
        <w:tblInd w:w="393.0" w:type="dxa"/>
        <w:tblLayout w:type="fixed"/>
        <w:tblLook w:val="0000"/>
      </w:tblPr>
      <w:tblGrid>
        <w:gridCol w:w="4540"/>
        <w:gridCol w:w="4780"/>
        <w:tblGridChange w:id="0">
          <w:tblGrid>
            <w:gridCol w:w="4540"/>
            <w:gridCol w:w="4780"/>
          </w:tblGrid>
        </w:tblGridChange>
      </w:tblGrid>
      <w:tr>
        <w:trPr>
          <w:cantSplit w:val="0"/>
          <w:trHeight w:val="1813" w:hRule="atLeast"/>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6"/>
                <w:tab w:val="left" w:leader="none" w:pos="3989"/>
              </w:tabs>
              <w:spacing w:after="220" w:before="220" w:line="240" w:lineRule="auto"/>
              <w:ind w:left="50"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COMPANY NAME HERE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6"/>
                <w:tab w:val="left" w:leader="none" w:pos="3989"/>
              </w:tabs>
              <w:spacing w:after="220" w:before="220" w:line="240" w:lineRule="auto"/>
              <w:ind w:left="5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Title: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55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Zenus Bank International, Inc.</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676"/>
                <w:tab w:val="left" w:leader="none" w:pos="4729"/>
              </w:tabs>
              <w:spacing w:after="220" w:before="220" w:line="240" w:lineRule="auto"/>
              <w:ind w:left="55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Title: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tl w:val="0"/>
              </w:rPr>
            </w:r>
          </w:p>
        </w:tc>
      </w:tr>
    </w:tbl>
    <w:sdt>
      <w:sdtPr>
        <w:id w:val="-1324381270"/>
        <w:tag w:val="goog_rdk_31"/>
      </w:sdtPr>
      <w:sdtContent>
        <w:p w:rsidR="00000000" w:rsidDel="00000000" w:rsidP="00000000" w:rsidRDefault="00000000" w:rsidRPr="00000000" w14:paraId="000001D5">
          <w:pPr>
            <w:widowControl w:val="1"/>
            <w:spacing w:after="220" w:before="220" w:lineRule="auto"/>
            <w:jc w:val="both"/>
            <w:rPr>
              <w:del w:author="ANGEL WESLEY" w:id="8" w:date="2026-02-27T01:18:00Z"/>
              <w:rFonts w:ascii="Calibri" w:cs="Calibri" w:eastAsia="Calibri" w:hAnsi="Calibri"/>
            </w:rPr>
            <w:sectPr>
              <w:footerReference r:id="rId15" w:type="default"/>
              <w:type w:val="nextPage"/>
              <w:pgSz w:h="15840" w:w="12240" w:orient="portrait"/>
              <w:pgMar w:bottom="1008" w:top="1008" w:left="1008" w:right="1008" w:header="432" w:footer="432"/>
            </w:sectPr>
          </w:pPr>
          <w:sdt>
            <w:sdtPr>
              <w:id w:val="2099159683"/>
              <w:tag w:val="goog_rdk_30"/>
            </w:sdtPr>
            <w:sdtContent>
              <w:del w:author="ANGEL WESLEY" w:id="8" w:date="2026-02-27T01:18:00Z">
                <w:r w:rsidDel="00000000" w:rsidR="00000000" w:rsidRPr="00000000">
                  <w:rPr>
                    <w:rtl w:val="0"/>
                  </w:rPr>
                </w:r>
              </w:del>
            </w:sdtContent>
          </w:sdt>
        </w:p>
      </w:sdtContent>
    </w:sdt>
    <w:p w:rsidR="00000000" w:rsidDel="00000000" w:rsidP="00000000" w:rsidRDefault="00000000" w:rsidRPr="00000000" w14:paraId="000001D6">
      <w:pPr>
        <w:widowControl w:val="1"/>
        <w:tabs>
          <w:tab w:val="left" w:leader="none" w:pos="939"/>
          <w:tab w:val="left" w:leader="none" w:pos="940"/>
        </w:tabs>
        <w:spacing w:after="220" w:before="220" w:lineRule="auto"/>
        <w:rPr>
          <w:rFonts w:ascii="Calibri" w:cs="Calibri" w:eastAsia="Calibri" w:hAnsi="Calibri"/>
        </w:rPr>
      </w:pPr>
      <w:r w:rsidDel="00000000" w:rsidR="00000000" w:rsidRPr="00000000">
        <w:rPr>
          <w:rtl w:val="0"/>
        </w:rPr>
      </w:r>
    </w:p>
    <w:sectPr>
      <w:headerReference r:id="rId16" w:type="default"/>
      <w:footerReference r:id="rId17" w:type="default"/>
      <w:type w:val="nextPage"/>
      <w:pgSz w:h="15840" w:w="12240" w:orient="portrait"/>
      <w:pgMar w:bottom="1008" w:top="1008" w:left="1008" w:right="1008" w:header="432" w:footer="43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Henry" w:id="0" w:date="2026-03-03T14:10:00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any of these mandatory for us to hold? PCI will be n/a if we don't take cards, but ISO27001 as an e.g., as we are not currently certified</w:t>
      </w:r>
    </w:p>
  </w:comment>
  <w:comment w:author="David Claudio" w:id="1" w:date="2026-03-11T11:22:00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submit an SOC 2; but, we can wait until next year to submit.</w:t>
      </w:r>
    </w:p>
  </w:comment>
  <w:comment w:author="David Henry" w:id="8" w:date="2026-03-03T14:29:00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is master in Zenus' core banking system. Why would we provide this to you?</w:t>
      </w:r>
    </w:p>
  </w:comment>
  <w:comment w:author="David Claudio" w:id="9" w:date="2026-03-16T14:54:0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risk based approach.  Well require it as needed.  If we already have the required data, we do not repeat the request.</w:t>
      </w:r>
    </w:p>
  </w:comment>
  <w:comment w:author="David Henry" w:id="5" w:date="2026-03-03T14:28:0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the intention here is that we screen prior to submitting a customer record to Zenus? Will you then also screen? How will we handle a mismatch? E.g. we say "yes", you say "no".</w:t>
      </w:r>
    </w:p>
  </w:comment>
  <w:comment w:author="David Claudio" w:id="6" w:date="2026-03-09T09:56:00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both share the same regulator.  I cannot see a scenario where with are at opposite sides.  However, Zenus has the ultimate risk appetite.</w:t>
      </w:r>
    </w:p>
  </w:comment>
  <w:comment w:author="David Henry" w:id="3" w:date="2026-03-03T14:22:0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relationship, does Zenus outsource AML screening to Mal, or do they perform it on transactions / customers? Is there an expectation we duplicate checks if so? (e.g.  both Zenus and Mal screen against sanctions / watch lists)</w:t>
      </w:r>
    </w:p>
  </w:comment>
  <w:comment w:author="David Claudio" w:id="4" w:date="2026-03-09T09:52:00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Zenus and Mal are responsible for AML screening - transactions/customers.  Both entities are responsible to their regulatory frame work and will share information with each other and to their respective regulators</w:t>
      </w:r>
    </w:p>
  </w:comment>
  <w:comment w:author="ANGEL WESLEY" w:id="12" w:date="2026-02-27T01:17:00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 all fees to agreed commercial terms.</w:t>
      </w:r>
    </w:p>
  </w:comment>
  <w:comment w:author="David Claudio" w:id="13" w:date="2026-03-09T10:07:0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not applicable to you.  It will be crossed out.</w:t>
      </w:r>
    </w:p>
  </w:comment>
  <w:comment w:author="David Henry" w:id="7" w:date="2026-03-03T14:29:00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a template report</w:t>
      </w:r>
    </w:p>
  </w:comment>
  <w:comment w:author="ANGEL WESLEY" w:id="10" w:date="2026-02-27T01:16:00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 all fees to agreed commercial terms.</w:t>
      </w:r>
    </w:p>
  </w:comment>
  <w:comment w:author="David Claudio" w:id="11" w:date="2026-03-10T16:26:00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Negotiated Fees will be incorporated in the final draft.</w:t>
      </w:r>
    </w:p>
  </w:comment>
  <w:comment w:author="ANGEL WESLEY" w:id="14" w:date="2026-02-27T03:34:0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term commences on the date on which the Parties sign this Schedule if Cards will be part of any Program and renews/terminates at the same time as the FBO agreement.</w:t>
      </w:r>
    </w:p>
  </w:comment>
  <w:comment w:author="David Claudio" w:id="15" w:date="2026-03-09T10:07: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comment</w:t>
      </w:r>
    </w:p>
  </w:comment>
  <w:comment w:author="David Henry" w:id="2" w:date="2026-03-03T14:11:00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for us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0" w15:done="0"/>
  <w15:commentEx w15:paraId="000001E1" w15:paraIdParent="000001E0" w15:done="0"/>
  <w15:commentEx w15:paraId="000001E2" w15:done="0"/>
  <w15:commentEx w15:paraId="000001E3" w15:paraIdParent="000001E2" w15:done="0"/>
  <w15:commentEx w15:paraId="000001E4" w15:done="0"/>
  <w15:commentEx w15:paraId="000001E5" w15:paraIdParent="000001E4" w15:done="0"/>
  <w15:commentEx w15:paraId="000001E6" w15:done="0"/>
  <w15:commentEx w15:paraId="000001E7" w15:paraIdParent="000001E6" w15:done="0"/>
  <w15:commentEx w15:paraId="000001E8" w15:done="0"/>
  <w15:commentEx w15:paraId="000001E9" w15:paraIdParent="000001E8" w15:done="0"/>
  <w15:commentEx w15:paraId="000001EA" w15:done="0"/>
  <w15:commentEx w15:paraId="000001EB" w15:done="0"/>
  <w15:commentEx w15:paraId="000001EC" w15:paraIdParent="000001EB" w15:done="0"/>
  <w15:commentEx w15:paraId="000001ED" w15:done="0"/>
  <w15:commentEx w15:paraId="000001EE" w15:paraIdParent="000001ED" w15:done="0"/>
  <w15:commentEx w15:paraId="000001E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Arial"/>
  <w:font w:name="Courier New"/>
  <w:font w:name="Aptos Narrow"/>
  <w:font w:name="Noto Sans Symbols">
    <w:embedRegular w:fontKey="{00000000-0000-0000-0000-000000000000}" r:id="rId1" w:subsetted="0"/>
    <w:embedBold w:fontKey="{00000000-0000-0000-0000-000000000000}" r:id="rId2" w:subsetted="0"/>
  </w:font>
  <w:font w:name="APERCUPRO-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40" w:hanging="720"/>
      </w:pPr>
      <w:rPr>
        <w:rFonts w:ascii="Calibri" w:cs="Calibri" w:eastAsia="Calibri" w:hAnsi="Calibri"/>
        <w:b w:val="1"/>
        <w:bCs w:val="1"/>
        <w:i w:val="0"/>
        <w:iCs w:val="0"/>
        <w:sz w:val="22"/>
        <w:szCs w:val="22"/>
      </w:rPr>
    </w:lvl>
    <w:lvl w:ilvl="1">
      <w:start w:val="1"/>
      <w:numFmt w:val="lowerLetter"/>
      <w:lvlText w:val="(%2)"/>
      <w:lvlJc w:val="left"/>
      <w:pPr>
        <w:ind w:left="1660" w:hanging="720"/>
      </w:pPr>
      <w:rPr>
        <w:rFonts w:ascii="Calibri" w:cs="Calibri" w:eastAsia="Calibri" w:hAnsi="Calibri"/>
        <w:b w:val="0"/>
        <w:bCs w:val="0"/>
        <w:i w:val="0"/>
        <w:iCs w:val="0"/>
        <w:sz w:val="22"/>
        <w:szCs w:val="22"/>
      </w:rPr>
    </w:lvl>
    <w:lvl w:ilvl="2">
      <w:start w:val="0"/>
      <w:numFmt w:val="bullet"/>
      <w:lvlText w:val="•"/>
      <w:lvlJc w:val="left"/>
      <w:pPr>
        <w:ind w:left="2684" w:hanging="720.0000000000002"/>
      </w:pPr>
      <w:rPr/>
    </w:lvl>
    <w:lvl w:ilvl="3">
      <w:start w:val="0"/>
      <w:numFmt w:val="bullet"/>
      <w:lvlText w:val="•"/>
      <w:lvlJc w:val="left"/>
      <w:pPr>
        <w:ind w:left="3708" w:hanging="720"/>
      </w:pPr>
      <w:rPr/>
    </w:lvl>
    <w:lvl w:ilvl="4">
      <w:start w:val="0"/>
      <w:numFmt w:val="bullet"/>
      <w:lvlText w:val="•"/>
      <w:lvlJc w:val="left"/>
      <w:pPr>
        <w:ind w:left="4733" w:hanging="720"/>
      </w:pPr>
      <w:rPr/>
    </w:lvl>
    <w:lvl w:ilvl="5">
      <w:start w:val="0"/>
      <w:numFmt w:val="bullet"/>
      <w:lvlText w:val="•"/>
      <w:lvlJc w:val="left"/>
      <w:pPr>
        <w:ind w:left="5757" w:hanging="720"/>
      </w:pPr>
      <w:rPr/>
    </w:lvl>
    <w:lvl w:ilvl="6">
      <w:start w:val="0"/>
      <w:numFmt w:val="bullet"/>
      <w:lvlText w:val="•"/>
      <w:lvlJc w:val="left"/>
      <w:pPr>
        <w:ind w:left="6782" w:hanging="720"/>
      </w:pPr>
      <w:rPr/>
    </w:lvl>
    <w:lvl w:ilvl="7">
      <w:start w:val="0"/>
      <w:numFmt w:val="bullet"/>
      <w:lvlText w:val="•"/>
      <w:lvlJc w:val="left"/>
      <w:pPr>
        <w:ind w:left="7806" w:hanging="720"/>
      </w:pPr>
      <w:rPr/>
    </w:lvl>
    <w:lvl w:ilvl="8">
      <w:start w:val="0"/>
      <w:numFmt w:val="bullet"/>
      <w:lvlText w:val="•"/>
      <w:lvlJc w:val="left"/>
      <w:pPr>
        <w:ind w:left="8831" w:hanging="720"/>
      </w:pPr>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lowerRoman"/>
      <w:lvlText w:val="%1."/>
      <w:lvlJc w:val="righ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5">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1800" w:hanging="360"/>
      </w:pPr>
      <w:rPr>
        <w:i w:val="1"/>
        <w:i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lowerLetter"/>
      <w:lvlText w:val="%1."/>
      <w:lvlJc w:val="left"/>
      <w:pPr>
        <w:ind w:left="1300" w:hanging="720"/>
      </w:pPr>
      <w:rPr>
        <w:rFonts w:ascii="Calibri" w:cs="Calibri" w:eastAsia="Calibri" w:hAnsi="Calibri"/>
        <w:b w:val="0"/>
        <w:bCs w:val="0"/>
        <w:i w:val="0"/>
        <w:iCs w:val="0"/>
        <w:sz w:val="22"/>
        <w:szCs w:val="22"/>
      </w:rPr>
    </w:lvl>
    <w:lvl w:ilvl="1">
      <w:start w:val="0"/>
      <w:numFmt w:val="bullet"/>
      <w:lvlText w:val="•"/>
      <w:lvlJc w:val="left"/>
      <w:pPr>
        <w:ind w:left="2258" w:hanging="720"/>
      </w:pPr>
      <w:rPr/>
    </w:lvl>
    <w:lvl w:ilvl="2">
      <w:start w:val="0"/>
      <w:numFmt w:val="bullet"/>
      <w:lvlText w:val="•"/>
      <w:lvlJc w:val="left"/>
      <w:pPr>
        <w:ind w:left="3216" w:hanging="720"/>
      </w:pPr>
      <w:rPr/>
    </w:lvl>
    <w:lvl w:ilvl="3">
      <w:start w:val="0"/>
      <w:numFmt w:val="bullet"/>
      <w:lvlText w:val="•"/>
      <w:lvlJc w:val="left"/>
      <w:pPr>
        <w:ind w:left="4174" w:hanging="720"/>
      </w:pPr>
      <w:rPr/>
    </w:lvl>
    <w:lvl w:ilvl="4">
      <w:start w:val="0"/>
      <w:numFmt w:val="bullet"/>
      <w:lvlText w:val="•"/>
      <w:lvlJc w:val="left"/>
      <w:pPr>
        <w:ind w:left="5132" w:hanging="720"/>
      </w:pPr>
      <w:rPr/>
    </w:lvl>
    <w:lvl w:ilvl="5">
      <w:start w:val="0"/>
      <w:numFmt w:val="bullet"/>
      <w:lvlText w:val="•"/>
      <w:lvlJc w:val="left"/>
      <w:pPr>
        <w:ind w:left="6090" w:hanging="720"/>
      </w:pPr>
      <w:rPr/>
    </w:lvl>
    <w:lvl w:ilvl="6">
      <w:start w:val="0"/>
      <w:numFmt w:val="bullet"/>
      <w:lvlText w:val="•"/>
      <w:lvlJc w:val="left"/>
      <w:pPr>
        <w:ind w:left="7048" w:hanging="720"/>
      </w:pPr>
      <w:rPr/>
    </w:lvl>
    <w:lvl w:ilvl="7">
      <w:start w:val="0"/>
      <w:numFmt w:val="bullet"/>
      <w:lvlText w:val="•"/>
      <w:lvlJc w:val="left"/>
      <w:pPr>
        <w:ind w:left="8006" w:hanging="720"/>
      </w:pPr>
      <w:rPr/>
    </w:lvl>
    <w:lvl w:ilvl="8">
      <w:start w:val="0"/>
      <w:numFmt w:val="bullet"/>
      <w:lvlText w:val="•"/>
      <w:lvlJc w:val="left"/>
      <w:pPr>
        <w:ind w:left="8964" w:hanging="720"/>
      </w:pPr>
      <w:rPr/>
    </w:lvl>
  </w:abstractNum>
  <w:abstractNum w:abstractNumId="8">
    <w:lvl w:ilvl="0">
      <w:start w:val="1"/>
      <w:numFmt w:val="decimal"/>
      <w:lvlText w:val="%1."/>
      <w:lvlJc w:val="left"/>
      <w:pPr>
        <w:ind w:left="1000" w:hanging="420"/>
      </w:pPr>
      <w:rPr>
        <w:rFonts w:ascii="Calibri" w:cs="Calibri" w:eastAsia="Calibri" w:hAnsi="Calibri"/>
        <w:b w:val="0"/>
        <w:bCs w:val="0"/>
        <w:i w:val="0"/>
        <w:iCs w:val="0"/>
        <w:sz w:val="22"/>
        <w:szCs w:val="22"/>
      </w:rPr>
    </w:lvl>
    <w:lvl w:ilvl="1">
      <w:start w:val="0"/>
      <w:numFmt w:val="bullet"/>
      <w:lvlText w:val="•"/>
      <w:lvlJc w:val="left"/>
      <w:pPr>
        <w:ind w:left="940" w:hanging="360"/>
      </w:pPr>
      <w:rPr>
        <w:rFonts w:ascii="Arial" w:cs="Arial" w:eastAsia="Arial" w:hAnsi="Arial"/>
        <w:b w:val="0"/>
        <w:bCs w:val="0"/>
        <w:i w:val="0"/>
        <w:iCs w:val="0"/>
        <w:sz w:val="24"/>
        <w:szCs w:val="24"/>
      </w:rPr>
    </w:lvl>
    <w:lvl w:ilvl="2">
      <w:start w:val="0"/>
      <w:numFmt w:val="bullet"/>
      <w:lvlText w:val="o"/>
      <w:lvlJc w:val="left"/>
      <w:pPr>
        <w:ind w:left="1300" w:hanging="360"/>
      </w:pPr>
      <w:rPr>
        <w:rFonts w:ascii="Courier New" w:cs="Courier New" w:eastAsia="Courier New" w:hAnsi="Courier New"/>
        <w:b w:val="0"/>
        <w:bCs w:val="0"/>
        <w:i w:val="0"/>
        <w:iCs w:val="0"/>
        <w:sz w:val="24"/>
        <w:szCs w:val="24"/>
      </w:rPr>
    </w:lvl>
    <w:lvl w:ilvl="3">
      <w:start w:val="0"/>
      <w:numFmt w:val="bullet"/>
      <w:lvlText w:val="▪"/>
      <w:lvlJc w:val="left"/>
      <w:pPr>
        <w:ind w:left="238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2380" w:hanging="360"/>
      </w:pPr>
      <w:rPr/>
    </w:lvl>
    <w:lvl w:ilvl="5">
      <w:start w:val="0"/>
      <w:numFmt w:val="bullet"/>
      <w:lvlText w:val="•"/>
      <w:lvlJc w:val="left"/>
      <w:pPr>
        <w:ind w:left="3796" w:hanging="360"/>
      </w:pPr>
      <w:rPr/>
    </w:lvl>
    <w:lvl w:ilvl="6">
      <w:start w:val="0"/>
      <w:numFmt w:val="bullet"/>
      <w:lvlText w:val="•"/>
      <w:lvlJc w:val="left"/>
      <w:pPr>
        <w:ind w:left="5213" w:hanging="360"/>
      </w:pPr>
      <w:rPr/>
    </w:lvl>
    <w:lvl w:ilvl="7">
      <w:start w:val="0"/>
      <w:numFmt w:val="bullet"/>
      <w:lvlText w:val="•"/>
      <w:lvlJc w:val="left"/>
      <w:pPr>
        <w:ind w:left="6630" w:hanging="360"/>
      </w:pPr>
      <w:rPr/>
    </w:lvl>
    <w:lvl w:ilvl="8">
      <w:start w:val="0"/>
      <w:numFmt w:val="bullet"/>
      <w:lvlText w:val="•"/>
      <w:lvlJc w:val="left"/>
      <w:pPr>
        <w:ind w:left="8046" w:hanging="360"/>
      </w:pPr>
      <w:rPr/>
    </w:lvl>
  </w:abstractNum>
  <w:abstractNum w:abstractNumId="9">
    <w:lvl w:ilvl="0">
      <w:start w:val="1"/>
      <w:numFmt w:val="lowerLetter"/>
      <w:lvlText w:val="(%1)"/>
      <w:lvlJc w:val="left"/>
      <w:pPr>
        <w:ind w:left="940" w:hanging="720"/>
      </w:pPr>
      <w:rPr>
        <w:rFonts w:ascii="Calibri" w:cs="Calibri" w:eastAsia="Calibri" w:hAnsi="Calibri"/>
        <w:b w:val="0"/>
        <w:bCs w:val="0"/>
        <w:i w:val="0"/>
        <w:iCs w:val="0"/>
        <w:sz w:val="22"/>
        <w:szCs w:val="22"/>
      </w:rPr>
    </w:lvl>
    <w:lvl w:ilvl="1">
      <w:start w:val="1"/>
      <w:numFmt w:val="decimal"/>
      <w:lvlText w:val="%2."/>
      <w:lvlJc w:val="left"/>
      <w:pPr>
        <w:ind w:left="940" w:hanging="360"/>
      </w:pPr>
      <w:rPr>
        <w:rFonts w:ascii="Calibri" w:cs="Calibri" w:eastAsia="Calibri" w:hAnsi="Calibri"/>
        <w:b w:val="0"/>
        <w:bCs w:val="0"/>
        <w:i w:val="0"/>
        <w:iCs w:val="0"/>
        <w:sz w:val="22"/>
        <w:szCs w:val="22"/>
      </w:rPr>
    </w:lvl>
    <w:lvl w:ilvl="2">
      <w:start w:val="0"/>
      <w:numFmt w:val="bullet"/>
      <w:lvlText w:val="•"/>
      <w:lvlJc w:val="left"/>
      <w:pPr>
        <w:ind w:left="2928" w:hanging="360"/>
      </w:pPr>
      <w:rPr/>
    </w:lvl>
    <w:lvl w:ilvl="3">
      <w:start w:val="0"/>
      <w:numFmt w:val="bullet"/>
      <w:lvlText w:val="•"/>
      <w:lvlJc w:val="left"/>
      <w:pPr>
        <w:ind w:left="3922" w:hanging="360"/>
      </w:pPr>
      <w:rPr/>
    </w:lvl>
    <w:lvl w:ilvl="4">
      <w:start w:val="0"/>
      <w:numFmt w:val="bullet"/>
      <w:lvlText w:val="•"/>
      <w:lvlJc w:val="left"/>
      <w:pPr>
        <w:ind w:left="4916" w:hanging="360"/>
      </w:pPr>
      <w:rPr/>
    </w:lvl>
    <w:lvl w:ilvl="5">
      <w:start w:val="0"/>
      <w:numFmt w:val="bullet"/>
      <w:lvlText w:val="•"/>
      <w:lvlJc w:val="left"/>
      <w:pPr>
        <w:ind w:left="5910" w:hanging="360"/>
      </w:pPr>
      <w:rPr/>
    </w:lvl>
    <w:lvl w:ilvl="6">
      <w:start w:val="0"/>
      <w:numFmt w:val="bullet"/>
      <w:lvlText w:val="•"/>
      <w:lvlJc w:val="left"/>
      <w:pPr>
        <w:ind w:left="6904" w:hanging="360"/>
      </w:pPr>
      <w:rPr/>
    </w:lvl>
    <w:lvl w:ilvl="7">
      <w:start w:val="0"/>
      <w:numFmt w:val="bullet"/>
      <w:lvlText w:val="•"/>
      <w:lvlJc w:val="left"/>
      <w:pPr>
        <w:ind w:left="7898" w:hanging="360"/>
      </w:pPr>
      <w:rPr/>
    </w:lvl>
    <w:lvl w:ilvl="8">
      <w:start w:val="0"/>
      <w:numFmt w:val="bullet"/>
      <w:lvlText w:val="•"/>
      <w:lvlJc w:val="left"/>
      <w:pPr>
        <w:ind w:left="8892" w:hanging="360"/>
      </w:pPr>
      <w:rPr/>
    </w:lvl>
  </w:abstractNum>
  <w:abstractNum w:abstractNumId="10">
    <w:lvl w:ilvl="0">
      <w:start w:val="0"/>
      <w:numFmt w:val="bullet"/>
      <w:lvlText w:val="o"/>
      <w:lvlJc w:val="left"/>
      <w:pPr>
        <w:ind w:left="940" w:hanging="360"/>
      </w:pPr>
      <w:rPr>
        <w:rFonts w:ascii="Courier New" w:cs="Courier New" w:eastAsia="Courier New" w:hAnsi="Courier New"/>
        <w:b w:val="0"/>
        <w:bCs w:val="0"/>
        <w:i w:val="0"/>
        <w:iCs w:val="0"/>
        <w:sz w:val="24"/>
        <w:szCs w:val="24"/>
      </w:rPr>
    </w:lvl>
    <w:lvl w:ilvl="1">
      <w:start w:val="0"/>
      <w:numFmt w:val="bullet"/>
      <w:lvlText w:val="•"/>
      <w:lvlJc w:val="left"/>
      <w:pPr>
        <w:ind w:left="1934" w:hanging="360"/>
      </w:pPr>
      <w:rPr/>
    </w:lvl>
    <w:lvl w:ilvl="2">
      <w:start w:val="0"/>
      <w:numFmt w:val="bullet"/>
      <w:lvlText w:val="•"/>
      <w:lvlJc w:val="left"/>
      <w:pPr>
        <w:ind w:left="2928" w:hanging="360"/>
      </w:pPr>
      <w:rPr/>
    </w:lvl>
    <w:lvl w:ilvl="3">
      <w:start w:val="0"/>
      <w:numFmt w:val="bullet"/>
      <w:lvlText w:val="•"/>
      <w:lvlJc w:val="left"/>
      <w:pPr>
        <w:ind w:left="3922" w:hanging="360"/>
      </w:pPr>
      <w:rPr/>
    </w:lvl>
    <w:lvl w:ilvl="4">
      <w:start w:val="0"/>
      <w:numFmt w:val="bullet"/>
      <w:lvlText w:val="•"/>
      <w:lvlJc w:val="left"/>
      <w:pPr>
        <w:ind w:left="4916" w:hanging="360"/>
      </w:pPr>
      <w:rPr/>
    </w:lvl>
    <w:lvl w:ilvl="5">
      <w:start w:val="0"/>
      <w:numFmt w:val="bullet"/>
      <w:lvlText w:val="•"/>
      <w:lvlJc w:val="left"/>
      <w:pPr>
        <w:ind w:left="5910" w:hanging="360"/>
      </w:pPr>
      <w:rPr/>
    </w:lvl>
    <w:lvl w:ilvl="6">
      <w:start w:val="0"/>
      <w:numFmt w:val="bullet"/>
      <w:lvlText w:val="•"/>
      <w:lvlJc w:val="left"/>
      <w:pPr>
        <w:ind w:left="6904" w:hanging="360"/>
      </w:pPr>
      <w:rPr/>
    </w:lvl>
    <w:lvl w:ilvl="7">
      <w:start w:val="0"/>
      <w:numFmt w:val="bullet"/>
      <w:lvlText w:val="•"/>
      <w:lvlJc w:val="left"/>
      <w:pPr>
        <w:ind w:left="7898" w:hanging="360"/>
      </w:pPr>
      <w:rPr/>
    </w:lvl>
    <w:lvl w:ilvl="8">
      <w:start w:val="0"/>
      <w:numFmt w:val="bullet"/>
      <w:lvlText w:val="•"/>
      <w:lvlJc w:val="left"/>
      <w:pPr>
        <w:ind w:left="889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60" w:right="2918"/>
      <w:jc w:val="center"/>
    </w:pPr>
    <w:rPr>
      <w:b w:val="1"/>
      <w:bCs w:val="1"/>
      <w:sz w:val="24"/>
      <w:szCs w:val="24"/>
    </w:rPr>
  </w:style>
  <w:style w:type="paragraph" w:styleId="Heading2">
    <w:name w:val="heading 2"/>
    <w:basedOn w:val="Normal"/>
    <w:next w:val="Normal"/>
    <w:pPr>
      <w:ind w:left="220"/>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pPr>
      <w:ind w:left="220" w:right="576" w:hanging="360"/>
      <w:jc w:val="both"/>
    </w:pPr>
  </w:style>
  <w:style w:type="paragraph" w:styleId="TableParagraph" w:customStyle="1">
    <w:name w:val="Table Paragraph"/>
    <w:basedOn w:val="Normal"/>
    <w:uiPriority w:val="1"/>
    <w:qFormat w:val="1"/>
    <w:pPr>
      <w:ind w:left="107"/>
    </w:pPr>
  </w:style>
  <w:style w:type="paragraph" w:styleId="Header">
    <w:name w:val="header"/>
    <w:basedOn w:val="Normal"/>
    <w:link w:val="HeaderChar"/>
    <w:uiPriority w:val="99"/>
    <w:unhideWhenUsed w:val="1"/>
    <w:rsid w:val="008D2A2C"/>
    <w:pPr>
      <w:tabs>
        <w:tab w:val="center" w:pos="4680"/>
        <w:tab w:val="right" w:pos="9360"/>
      </w:tabs>
    </w:pPr>
  </w:style>
  <w:style w:type="character" w:styleId="HeaderChar" w:customStyle="1">
    <w:name w:val="Header Char"/>
    <w:basedOn w:val="DefaultParagraphFont"/>
    <w:link w:val="Header"/>
    <w:uiPriority w:val="99"/>
    <w:rsid w:val="008D2A2C"/>
    <w:rPr>
      <w:rFonts w:ascii="Times New Roman" w:cs="Times New Roman" w:eastAsia="Times New Roman" w:hAnsi="Times New Roman"/>
    </w:rPr>
  </w:style>
  <w:style w:type="paragraph" w:styleId="Footer">
    <w:name w:val="footer"/>
    <w:basedOn w:val="Normal"/>
    <w:link w:val="FooterChar"/>
    <w:uiPriority w:val="99"/>
    <w:unhideWhenUsed w:val="1"/>
    <w:rsid w:val="008D2A2C"/>
    <w:pPr>
      <w:tabs>
        <w:tab w:val="center" w:pos="4680"/>
        <w:tab w:val="right" w:pos="9360"/>
      </w:tabs>
    </w:pPr>
  </w:style>
  <w:style w:type="character" w:styleId="FooterChar" w:customStyle="1">
    <w:name w:val="Footer Char"/>
    <w:basedOn w:val="DefaultParagraphFont"/>
    <w:link w:val="Footer"/>
    <w:uiPriority w:val="99"/>
    <w:rsid w:val="008D2A2C"/>
    <w:rPr>
      <w:rFonts w:ascii="Times New Roman" w:cs="Times New Roman" w:eastAsia="Times New Roman" w:hAnsi="Times New Roman"/>
    </w:rPr>
  </w:style>
  <w:style w:type="paragraph" w:styleId="Revision">
    <w:name w:val="Revision"/>
    <w:hidden w:val="1"/>
    <w:uiPriority w:val="99"/>
    <w:semiHidden w:val="1"/>
    <w:rsid w:val="00EA5875"/>
    <w:pPr>
      <w:widowControl w:val="1"/>
      <w:autoSpaceDE w:val="1"/>
      <w:autoSpaceDN w:val="1"/>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42648E"/>
    <w:rPr>
      <w:sz w:val="16"/>
      <w:szCs w:val="16"/>
    </w:rPr>
  </w:style>
  <w:style w:type="paragraph" w:styleId="CommentText">
    <w:name w:val="annotation text"/>
    <w:basedOn w:val="Normal"/>
    <w:link w:val="CommentTextChar"/>
    <w:uiPriority w:val="99"/>
    <w:unhideWhenUsed w:val="1"/>
    <w:rsid w:val="0042648E"/>
    <w:rPr>
      <w:sz w:val="20"/>
      <w:szCs w:val="20"/>
    </w:rPr>
  </w:style>
  <w:style w:type="character" w:styleId="CommentTextChar" w:customStyle="1">
    <w:name w:val="Comment Text Char"/>
    <w:basedOn w:val="DefaultParagraphFont"/>
    <w:link w:val="CommentText"/>
    <w:uiPriority w:val="99"/>
    <w:rsid w:val="0042648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2648E"/>
    <w:rPr>
      <w:b w:val="1"/>
      <w:bCs w:val="1"/>
    </w:rPr>
  </w:style>
  <w:style w:type="character" w:styleId="CommentSubjectChar" w:customStyle="1">
    <w:name w:val="Comment Subject Char"/>
    <w:basedOn w:val="CommentTextChar"/>
    <w:link w:val="CommentSubject"/>
    <w:uiPriority w:val="99"/>
    <w:semiHidden w:val="1"/>
    <w:rsid w:val="0042648E"/>
    <w:rPr>
      <w:rFonts w:ascii="Times New Roman" w:cs="Times New Roman" w:eastAsia="Times New Roman" w:hAnsi="Times New Roman"/>
      <w:b w:val="1"/>
      <w:bCs w:val="1"/>
      <w:sz w:val="20"/>
      <w:szCs w:val="20"/>
    </w:rPr>
  </w:style>
  <w:style w:type="character" w:styleId="Heading3Char" w:customStyle="1">
    <w:name w:val="Heading 3 Char"/>
    <w:basedOn w:val="DefaultParagraphFont"/>
    <w:link w:val="Heading3"/>
    <w:uiPriority w:val="9"/>
    <w:rsid w:val="006953E2"/>
    <w:rPr>
      <w:rFonts w:asciiTheme="majorHAnsi" w:cstheme="majorBidi" w:eastAsiaTheme="majorEastAsia" w:hAnsiTheme="majorHAnsi"/>
      <w:color w:val="243f60" w:themeColor="accent1" w:themeShade="00007F"/>
      <w:sz w:val="24"/>
      <w:szCs w:val="24"/>
    </w:rPr>
  </w:style>
  <w:style w:type="character" w:styleId="Mention">
    <w:name w:val="Mention"/>
    <w:basedOn w:val="DefaultParagraphFont"/>
    <w:uiPriority w:val="99"/>
    <w:unhideWhenUsed w:val="1"/>
    <w:rsid w:val="00015CF0"/>
    <w:rPr>
      <w:color w:val="2b579a"/>
      <w:shd w:color="auto" w:fill="e1dfdd" w:val="clear"/>
    </w:rPr>
  </w:style>
  <w:style w:type="paragraph" w:styleId="FootnoteText">
    <w:name w:val="footnote text"/>
    <w:basedOn w:val="Normal"/>
    <w:link w:val="FootnoteTextChar"/>
    <w:uiPriority w:val="99"/>
    <w:semiHidden w:val="1"/>
    <w:unhideWhenUsed w:val="1"/>
    <w:rsid w:val="00CF0674"/>
    <w:rPr>
      <w:sz w:val="20"/>
      <w:szCs w:val="20"/>
    </w:rPr>
  </w:style>
  <w:style w:type="character" w:styleId="FootnoteTextChar" w:customStyle="1">
    <w:name w:val="Footnote Text Char"/>
    <w:basedOn w:val="DefaultParagraphFont"/>
    <w:link w:val="FootnoteText"/>
    <w:uiPriority w:val="99"/>
    <w:semiHidden w:val="1"/>
    <w:rsid w:val="00CF0674"/>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CF0674"/>
    <w:rPr>
      <w:vertAlign w:val="superscript"/>
    </w:rPr>
  </w:style>
  <w:style w:type="paragraph" w:styleId="paragraph" w:customStyle="1">
    <w:name w:val="paragraph"/>
    <w:basedOn w:val="Normal"/>
    <w:rsid w:val="00987D8C"/>
    <w:pPr>
      <w:widowControl w:val="1"/>
      <w:autoSpaceDE w:val="1"/>
      <w:autoSpaceDN w:val="1"/>
      <w:spacing w:after="100" w:afterAutospacing="1" w:before="100" w:beforeAutospacing="1"/>
    </w:pPr>
    <w:rPr>
      <w:sz w:val="24"/>
      <w:szCs w:val="24"/>
    </w:rPr>
  </w:style>
  <w:style w:type="character" w:styleId="normaltextrun" w:customStyle="1">
    <w:name w:val="normaltextrun"/>
    <w:basedOn w:val="DefaultParagraphFont"/>
    <w:rsid w:val="00987D8C"/>
  </w:style>
  <w:style w:type="character" w:styleId="eop" w:customStyle="1">
    <w:name w:val="eop"/>
    <w:basedOn w:val="DefaultParagraphFont"/>
    <w:rsid w:val="00987D8C"/>
  </w:style>
  <w:style w:type="character" w:styleId="wacimagecontainer" w:customStyle="1">
    <w:name w:val="wacimagecontainer"/>
    <w:basedOn w:val="DefaultParagraphFont"/>
    <w:rsid w:val="00987D8C"/>
  </w:style>
  <w:style w:type="paragraph" w:styleId="p1" w:customStyle="1">
    <w:name w:val="p1"/>
    <w:basedOn w:val="Normal"/>
    <w:rsid w:val="00023B08"/>
    <w:pPr>
      <w:widowControl w:val="1"/>
      <w:autoSpaceDE w:val="1"/>
      <w:autoSpaceDN w:val="1"/>
    </w:pPr>
    <w:rPr>
      <w:rFonts w:ascii="APERCUPRO-LIGHT" w:hAnsi="APERCUPRO-LIGHT"/>
      <w:color w:val="000000"/>
      <w:sz w:val="12"/>
      <w:szCs w:val="12"/>
    </w:rPr>
  </w:style>
  <w:style w:type="character" w:styleId="BodyTextChar" w:customStyle="1">
    <w:name w:val="Body Text Char"/>
    <w:basedOn w:val="DefaultParagraphFont"/>
    <w:link w:val="BodyText"/>
    <w:uiPriority w:val="1"/>
    <w:rsid w:val="00974FF6"/>
    <w:rPr>
      <w:rFonts w:ascii="Times New Roman" w:cs="Times New Roman" w:eastAsia="Times New Roman" w:hAnsi="Times New Roman"/>
      <w:sz w:val="24"/>
      <w:szCs w:val="24"/>
    </w:rPr>
  </w:style>
  <w:style w:type="character" w:styleId="Strong">
    <w:name w:val="Strong"/>
    <w:basedOn w:val="DefaultParagraphFont"/>
    <w:uiPriority w:val="22"/>
    <w:qFormat w:val="1"/>
    <w:rsid w:val="00974FF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8.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GXGGbnI75MiT22HXQB7WJrBUMw==">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2026-03-16T03:53:00Z</dcterms:created>
  <dc:creator>Gabriel Viera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0x010100A35BC77AC9F3DE41BA5D995F190FF108</vt:lpwstr>
  </property>
</Properties>
</file>